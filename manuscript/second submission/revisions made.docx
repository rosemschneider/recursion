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31200" w14:textId="77777777" w:rsidR="00614BDE" w:rsidRPr="0057151A" w:rsidRDefault="00E532BA" w:rsidP="00E03CF1">
      <w:pPr>
        <w:spacing w:before="2400"/>
        <w:jc w:val="center"/>
      </w:pPr>
      <w:bookmarkStart w:id="0" w:name="_gjdgxs" w:colFirst="0" w:colLast="0"/>
      <w:bookmarkStart w:id="1" w:name="_Toc10745647"/>
      <w:bookmarkEnd w:id="0"/>
      <w:r w:rsidRPr="0057151A">
        <w:t>Counting to Infinity: Does learning the syntax of the count list predict knowledge that numbers are infinite?</w:t>
      </w:r>
    </w:p>
    <w:p w14:paraId="5B067A2B" w14:textId="77777777" w:rsidR="00614BDE" w:rsidRPr="0057151A" w:rsidRDefault="00614BDE">
      <w:pPr>
        <w:jc w:val="center"/>
      </w:pPr>
    </w:p>
    <w:p w14:paraId="22899A51" w14:textId="77777777" w:rsidR="00614BDE" w:rsidRPr="0057151A" w:rsidRDefault="00614BDE">
      <w:pPr>
        <w:jc w:val="center"/>
      </w:pPr>
    </w:p>
    <w:p w14:paraId="13F1CEF9" w14:textId="77777777" w:rsidR="00614BDE" w:rsidRPr="0057151A" w:rsidRDefault="00E532BA">
      <w:pPr>
        <w:jc w:val="center"/>
        <w:rPr>
          <w:vertAlign w:val="superscript"/>
        </w:rPr>
      </w:pPr>
      <w:r w:rsidRPr="0057151A">
        <w:t>Junyi Chu</w:t>
      </w:r>
      <w:r w:rsidRPr="0057151A">
        <w:rPr>
          <w:vertAlign w:val="superscript"/>
        </w:rPr>
        <w:t>a,</w:t>
      </w:r>
      <w:r w:rsidRPr="0057151A">
        <w:rPr>
          <w:vertAlign w:val="superscript"/>
        </w:rPr>
        <w:footnoteReference w:id="2"/>
      </w:r>
      <w:r w:rsidRPr="0057151A">
        <w:rPr>
          <w:vertAlign w:val="superscript"/>
        </w:rPr>
        <w:t>,*</w:t>
      </w:r>
      <w:r w:rsidRPr="0057151A">
        <w:t xml:space="preserve">, </w:t>
      </w:r>
      <w:proofErr w:type="spellStart"/>
      <w:r w:rsidRPr="0057151A">
        <w:t>Pierina</w:t>
      </w:r>
      <w:proofErr w:type="spellEnd"/>
      <w:r w:rsidRPr="0057151A">
        <w:t xml:space="preserve"> </w:t>
      </w:r>
      <w:proofErr w:type="spellStart"/>
      <w:r w:rsidRPr="0057151A">
        <w:t>Cheung</w:t>
      </w:r>
      <w:r w:rsidRPr="0057151A">
        <w:rPr>
          <w:vertAlign w:val="superscript"/>
        </w:rPr>
        <w:t>b</w:t>
      </w:r>
      <w:proofErr w:type="spellEnd"/>
      <w:r w:rsidRPr="0057151A">
        <w:t xml:space="preserve">, Rose M. </w:t>
      </w:r>
      <w:proofErr w:type="spellStart"/>
      <w:r w:rsidRPr="0057151A">
        <w:t>Schneider</w:t>
      </w:r>
      <w:r w:rsidRPr="0057151A">
        <w:rPr>
          <w:vertAlign w:val="superscript"/>
        </w:rPr>
        <w:t>a</w:t>
      </w:r>
      <w:proofErr w:type="spellEnd"/>
      <w:r w:rsidRPr="0057151A">
        <w:t xml:space="preserve">, Jessica </w:t>
      </w:r>
      <w:proofErr w:type="spellStart"/>
      <w:r w:rsidRPr="0057151A">
        <w:t>Sullivan</w:t>
      </w:r>
      <w:r w:rsidRPr="0057151A">
        <w:rPr>
          <w:vertAlign w:val="superscript"/>
        </w:rPr>
        <w:t>c</w:t>
      </w:r>
      <w:proofErr w:type="spellEnd"/>
      <w:r w:rsidRPr="0057151A">
        <w:t xml:space="preserve">, &amp; David </w:t>
      </w:r>
      <w:proofErr w:type="spellStart"/>
      <w:r w:rsidRPr="0057151A">
        <w:t>Barner</w:t>
      </w:r>
      <w:r w:rsidRPr="0057151A">
        <w:rPr>
          <w:vertAlign w:val="superscript"/>
        </w:rPr>
        <w:t>a</w:t>
      </w:r>
      <w:proofErr w:type="spellEnd"/>
    </w:p>
    <w:p w14:paraId="3E9DED1D" w14:textId="77777777" w:rsidR="00614BDE" w:rsidRPr="0057151A" w:rsidRDefault="00614BDE">
      <w:pPr>
        <w:jc w:val="center"/>
      </w:pPr>
    </w:p>
    <w:p w14:paraId="4B9E5663" w14:textId="77777777" w:rsidR="00614BDE" w:rsidRPr="0057151A" w:rsidRDefault="00614BDE">
      <w:pPr>
        <w:jc w:val="center"/>
      </w:pPr>
    </w:p>
    <w:p w14:paraId="1465008A" w14:textId="77777777" w:rsidR="00614BDE" w:rsidRPr="0057151A" w:rsidRDefault="00E532BA">
      <w:pPr>
        <w:jc w:val="center"/>
      </w:pPr>
      <w:proofErr w:type="spellStart"/>
      <w:r w:rsidRPr="0057151A">
        <w:rPr>
          <w:vertAlign w:val="superscript"/>
        </w:rPr>
        <w:t>a</w:t>
      </w:r>
      <w:r w:rsidRPr="0057151A">
        <w:t>University</w:t>
      </w:r>
      <w:proofErr w:type="spellEnd"/>
      <w:r w:rsidRPr="0057151A">
        <w:t xml:space="preserve"> of California San Diego, La Jolla, CA 92093, USA</w:t>
      </w:r>
    </w:p>
    <w:p w14:paraId="01D2692E" w14:textId="77777777" w:rsidR="00614BDE" w:rsidRPr="0057151A" w:rsidRDefault="00E532BA">
      <w:pPr>
        <w:jc w:val="center"/>
      </w:pPr>
      <w:proofErr w:type="spellStart"/>
      <w:r w:rsidRPr="0057151A">
        <w:rPr>
          <w:vertAlign w:val="superscript"/>
        </w:rPr>
        <w:t>b</w:t>
      </w:r>
      <w:r w:rsidRPr="0057151A">
        <w:t>National</w:t>
      </w:r>
      <w:proofErr w:type="spellEnd"/>
      <w:r w:rsidRPr="0057151A">
        <w:t xml:space="preserve"> Institute of Education, Nanyang Technological University, Singapore</w:t>
      </w:r>
    </w:p>
    <w:p w14:paraId="0019C249" w14:textId="77777777" w:rsidR="00614BDE" w:rsidRPr="0057151A" w:rsidRDefault="00E532BA">
      <w:pPr>
        <w:jc w:val="center"/>
      </w:pPr>
      <w:proofErr w:type="spellStart"/>
      <w:r w:rsidRPr="0057151A">
        <w:rPr>
          <w:vertAlign w:val="superscript"/>
        </w:rPr>
        <w:t>c</w:t>
      </w:r>
      <w:r w:rsidRPr="0057151A">
        <w:t>Skidmore</w:t>
      </w:r>
      <w:proofErr w:type="spellEnd"/>
      <w:r w:rsidRPr="0057151A">
        <w:t xml:space="preserve"> College, Saratoga Springs, NY 12866, USA</w:t>
      </w:r>
    </w:p>
    <w:p w14:paraId="773F2351" w14:textId="77777777" w:rsidR="00614BDE" w:rsidRPr="0057151A" w:rsidRDefault="00614BDE">
      <w:pPr>
        <w:rPr>
          <w:color w:val="000000"/>
          <w:u w:val="single"/>
        </w:rPr>
      </w:pPr>
    </w:p>
    <w:p w14:paraId="4C3ABF20" w14:textId="77777777" w:rsidR="00614BDE" w:rsidRPr="0057151A" w:rsidRDefault="00614BDE">
      <w:pPr>
        <w:rPr>
          <w:color w:val="000000"/>
          <w:u w:val="single"/>
        </w:rPr>
      </w:pPr>
    </w:p>
    <w:p w14:paraId="04C2FC54" w14:textId="027C51A8" w:rsidR="00614BDE" w:rsidRPr="0057151A" w:rsidRDefault="00E532BA" w:rsidP="003743E8">
      <w:pPr>
        <w:ind w:firstLine="0"/>
        <w:rPr>
          <w:color w:val="000000"/>
        </w:rPr>
      </w:pPr>
      <w:r w:rsidRPr="0057151A">
        <w:rPr>
          <w:color w:val="000000"/>
        </w:rPr>
        <w:t>Word Count: 9947</w:t>
      </w:r>
    </w:p>
    <w:p w14:paraId="4756E3DA" w14:textId="77777777" w:rsidR="00614BDE" w:rsidRPr="0057151A" w:rsidRDefault="00614BDE">
      <w:pPr>
        <w:rPr>
          <w:color w:val="000000"/>
          <w:u w:val="single"/>
        </w:rPr>
      </w:pPr>
    </w:p>
    <w:p w14:paraId="6B700B05" w14:textId="77777777" w:rsidR="00614BDE" w:rsidRPr="0057151A" w:rsidRDefault="00E532BA" w:rsidP="003743E8">
      <w:pPr>
        <w:ind w:firstLine="0"/>
      </w:pPr>
      <w:r w:rsidRPr="0057151A">
        <w:rPr>
          <w:color w:val="000000"/>
          <w:u w:val="single"/>
        </w:rPr>
        <w:t xml:space="preserve">* Corresponding author. </w:t>
      </w:r>
    </w:p>
    <w:p w14:paraId="44639D14" w14:textId="45B91284" w:rsidR="00614BDE" w:rsidRPr="0057151A" w:rsidRDefault="00E532BA" w:rsidP="003743E8">
      <w:pPr>
        <w:ind w:firstLine="0"/>
      </w:pPr>
      <w:r w:rsidRPr="0057151A">
        <w:t xml:space="preserve">Email address: </w:t>
      </w:r>
      <w:hyperlink r:id="rId8">
        <w:r w:rsidRPr="0057151A">
          <w:rPr>
            <w:color w:val="1155CC"/>
            <w:u w:val="single"/>
          </w:rPr>
          <w:t>junyichu@mit.edu</w:t>
        </w:r>
      </w:hyperlink>
    </w:p>
    <w:p w14:paraId="3C8DCF39" w14:textId="77777777" w:rsidR="00614BDE" w:rsidRPr="0057151A" w:rsidRDefault="00E532BA" w:rsidP="00E03CF1">
      <w:pPr>
        <w:pStyle w:val="Heading1"/>
        <w:rPr>
          <w:sz w:val="24"/>
          <w:szCs w:val="24"/>
        </w:rPr>
      </w:pPr>
      <w:bookmarkStart w:id="2" w:name="_q9lxzfv1ppab" w:colFirst="0" w:colLast="0"/>
      <w:bookmarkEnd w:id="2"/>
      <w:r w:rsidRPr="0057151A">
        <w:br w:type="page"/>
      </w:r>
      <w:r w:rsidRPr="0057151A">
        <w:rPr>
          <w:sz w:val="24"/>
          <w:szCs w:val="24"/>
        </w:rPr>
        <w:lastRenderedPageBreak/>
        <w:t>Abstract</w:t>
      </w:r>
    </w:p>
    <w:p w14:paraId="27539813" w14:textId="141D7C15" w:rsidR="00614BDE" w:rsidRPr="00E03CF1" w:rsidRDefault="00E532BA" w:rsidP="00E03CF1">
      <w:pPr>
        <w:pBdr>
          <w:top w:val="nil"/>
          <w:left w:val="nil"/>
          <w:bottom w:val="nil"/>
          <w:right w:val="nil"/>
          <w:between w:val="nil"/>
        </w:pBdr>
        <w:ind w:firstLine="0"/>
        <w:rPr>
          <w:color w:val="000000"/>
          <w:sz w:val="24"/>
        </w:rPr>
      </w:pPr>
      <w:r w:rsidRPr="00E03CF1">
        <w:rPr>
          <w:color w:val="000000"/>
          <w:sz w:val="24"/>
        </w:rPr>
        <w:t xml:space="preserve">By around the age of 5½, many children in the US judge that numbers never end, and that it is always possible to add +1 to a set. These same children also generally perform well when asked to label the quantity of a set after 1 object is added (e.g., judging that a set labeled “five” should now be “six”). These findings suggest that children have implicit knowledge of the “successor function”: every natural number, </w:t>
      </w:r>
      <w:r w:rsidRPr="00E03CF1">
        <w:rPr>
          <w:i/>
          <w:color w:val="000000"/>
          <w:sz w:val="24"/>
        </w:rPr>
        <w:t>n</w:t>
      </w:r>
      <w:r w:rsidRPr="00E03CF1">
        <w:rPr>
          <w:color w:val="000000"/>
          <w:sz w:val="24"/>
        </w:rPr>
        <w:t xml:space="preserve">, has a successor, </w:t>
      </w:r>
      <w:r w:rsidRPr="00E03CF1">
        <w:rPr>
          <w:i/>
          <w:color w:val="000000"/>
          <w:sz w:val="24"/>
        </w:rPr>
        <w:t>n</w:t>
      </w:r>
      <w:r w:rsidRPr="00E03CF1">
        <w:rPr>
          <w:color w:val="000000"/>
          <w:sz w:val="24"/>
        </w:rPr>
        <w:t>+1</w:t>
      </w:r>
      <w:del w:id="3" w:author="new" w:date="2020-02-26T12:50:00Z">
        <w:r w:rsidR="00C363F2" w:rsidRPr="002A5611">
          <w:rPr>
            <w:color w:val="000000"/>
          </w:rPr>
          <w:delText>, such that numbers are infinite.</w:delText>
        </w:r>
      </w:del>
      <w:ins w:id="4" w:author="new" w:date="2020-02-26T12:50:00Z">
        <w:r w:rsidRPr="0057151A">
          <w:rPr>
            <w:color w:val="000000"/>
            <w:sz w:val="24"/>
            <w:szCs w:val="24"/>
          </w:rPr>
          <w:t>.</w:t>
        </w:r>
      </w:ins>
      <w:r w:rsidRPr="00E03CF1">
        <w:rPr>
          <w:color w:val="000000"/>
          <w:sz w:val="24"/>
        </w:rPr>
        <w:t xml:space="preserve"> Here, we explored how children discover this recursive function, and whether it might be related to discovering productive morphological rules that govern language-specific counting routines (e.g., the rules in English that represent base 10 structure). We tested 4- and 5-year-old children’s knowledge of counting with three tasks, which we then related to (1) children’s belief that 1 can always be added to any number (the successor function), and (2) their belief that numbers never end (infinity). Children who exhibited knowledge of a productive counting rule were significantly more likely to believe that numbers are infinite (i.e., there is no largest number), though such counting knowledge wasn’t </w:t>
      </w:r>
      <w:ins w:id="5" w:author="new" w:date="2020-02-26T12:50:00Z">
        <w:r w:rsidRPr="0057151A">
          <w:rPr>
            <w:color w:val="000000"/>
            <w:sz w:val="24"/>
            <w:szCs w:val="24"/>
          </w:rPr>
          <w:t xml:space="preserve">directly </w:t>
        </w:r>
      </w:ins>
      <w:r w:rsidRPr="00E03CF1">
        <w:rPr>
          <w:color w:val="000000"/>
          <w:sz w:val="24"/>
        </w:rPr>
        <w:t xml:space="preserve">linked to knowledge of the successor function, </w:t>
      </w:r>
      <w:r w:rsidRPr="00E03CF1">
        <w:rPr>
          <w:i/>
          <w:color w:val="000000"/>
          <w:sz w:val="24"/>
        </w:rPr>
        <w:t>per se</w:t>
      </w:r>
      <w:r w:rsidRPr="00E03CF1">
        <w:rPr>
          <w:color w:val="000000"/>
          <w:sz w:val="24"/>
        </w:rPr>
        <w:t xml:space="preserve">. </w:t>
      </w:r>
      <w:del w:id="6" w:author="new" w:date="2020-02-26T12:50:00Z">
        <w:r w:rsidR="00C363F2" w:rsidRPr="002A5611">
          <w:rPr>
            <w:color w:val="000000"/>
          </w:rPr>
          <w:delText>Our</w:delText>
        </w:r>
      </w:del>
      <w:ins w:id="7" w:author="new" w:date="2020-02-26T12:50:00Z">
        <w:r w:rsidRPr="0057151A">
          <w:rPr>
            <w:color w:val="000000"/>
            <w:sz w:val="24"/>
            <w:szCs w:val="24"/>
          </w:rPr>
          <w:t>Also, our</w:t>
        </w:r>
      </w:ins>
      <w:r w:rsidRPr="00E03CF1">
        <w:rPr>
          <w:color w:val="000000"/>
          <w:sz w:val="24"/>
        </w:rPr>
        <w:t xml:space="preserve"> findings suggest that children as young as four years of age are able to implement rules defined over their verbal count list to generate number words beyond their spontaneous counting range, an insight which may support reasoning over their acquired verbal count sequence to infer that numbers never end.</w:t>
      </w:r>
    </w:p>
    <w:p w14:paraId="4CFDC6A0" w14:textId="77777777" w:rsidR="00614BDE" w:rsidRPr="0057151A" w:rsidRDefault="00E532BA">
      <w:pPr>
        <w:rPr>
          <w:sz w:val="24"/>
          <w:szCs w:val="24"/>
        </w:rPr>
      </w:pPr>
      <w:r w:rsidRPr="00E03CF1">
        <w:rPr>
          <w:i/>
          <w:sz w:val="24"/>
        </w:rPr>
        <w:t>Keywords</w:t>
      </w:r>
      <w:r w:rsidRPr="0057151A">
        <w:rPr>
          <w:sz w:val="24"/>
          <w:szCs w:val="24"/>
        </w:rPr>
        <w:t xml:space="preserve">:  Count list, Infinity, Conceptual change, Successor function, Highest count, </w:t>
      </w:r>
      <w:proofErr w:type="spellStart"/>
      <w:r w:rsidRPr="0057151A">
        <w:rPr>
          <w:sz w:val="24"/>
          <w:szCs w:val="24"/>
        </w:rPr>
        <w:t>Decade</w:t>
      </w:r>
      <w:ins w:id="8" w:author="new" w:date="2020-02-26T12:50:00Z">
        <w:r w:rsidRPr="0057151A">
          <w:rPr>
            <w:sz w:val="24"/>
            <w:szCs w:val="24"/>
          </w:rPr>
          <w:t>+Unit</w:t>
        </w:r>
      </w:ins>
      <w:proofErr w:type="spellEnd"/>
      <w:r w:rsidRPr="0057151A">
        <w:rPr>
          <w:sz w:val="24"/>
          <w:szCs w:val="24"/>
        </w:rPr>
        <w:t xml:space="preserve"> rule</w:t>
      </w:r>
    </w:p>
    <w:p w14:paraId="3EB9CB08" w14:textId="77777777" w:rsidR="00614BDE" w:rsidRPr="0057151A" w:rsidRDefault="00E532BA" w:rsidP="003F14A8">
      <w:pPr>
        <w:pStyle w:val="Heading1"/>
        <w:rPr>
          <w:sz w:val="24"/>
          <w:szCs w:val="24"/>
        </w:rPr>
      </w:pPr>
      <w:bookmarkStart w:id="9" w:name="_kya67v88umyp" w:colFirst="0" w:colLast="0"/>
      <w:bookmarkEnd w:id="9"/>
      <w:r w:rsidRPr="0057151A">
        <w:br w:type="page"/>
      </w:r>
      <w:bookmarkEnd w:id="1"/>
      <w:r w:rsidRPr="0057151A">
        <w:rPr>
          <w:sz w:val="24"/>
          <w:szCs w:val="24"/>
        </w:rPr>
        <w:lastRenderedPageBreak/>
        <w:t>1.</w:t>
      </w:r>
      <w:r w:rsidRPr="0057151A">
        <w:t xml:space="preserve"> </w:t>
      </w:r>
      <w:r w:rsidRPr="0057151A">
        <w:rPr>
          <w:sz w:val="24"/>
          <w:szCs w:val="24"/>
        </w:rPr>
        <w:t>Introduction</w:t>
      </w:r>
    </w:p>
    <w:p w14:paraId="78AEC2C0" w14:textId="7B32D3E2" w:rsidR="00614BDE" w:rsidRPr="0057151A" w:rsidRDefault="00E532BA">
      <w:pPr>
        <w:rPr>
          <w:sz w:val="24"/>
          <w:szCs w:val="24"/>
        </w:rPr>
      </w:pPr>
      <w:r w:rsidRPr="0057151A">
        <w:rPr>
          <w:sz w:val="24"/>
          <w:szCs w:val="24"/>
        </w:rPr>
        <w:t>Human learners draw on a finite set of experiences to acquire information about the world, but nevertheless acquire systems of rules that permit the generation of unbounded representational outputs. For example, natural language is often touted as an example of how humans make “infinite use of finite means”: a finite lexicon and system of combinatorial rules allows children to generate an unbounded number of possible utterances (Chomsky, 1965; Humboldt, 1836/1999, p.91). Similarly, numerate humans learn a set of symbols and combinatorial rules that permit an unbounded set of mathematical expressions. For example, the English base-10 numeral system expresses 80 numbers (from twenty to ninety-nine) by composing just 17 unique decade and unit words (twenty through ninety, and one through nine). The expressive power of this system is</w:t>
      </w:r>
      <w:del w:id="10" w:author="new" w:date="2020-02-26T12:50:00Z">
        <w:r w:rsidR="00877F30" w:rsidRPr="00C363F2">
          <w:rPr>
            <w:sz w:val="24"/>
            <w:szCs w:val="28"/>
          </w:rPr>
          <w:delText xml:space="preserve"> exponential and in fact,</w:delText>
        </w:r>
      </w:del>
      <w:r w:rsidRPr="0057151A">
        <w:rPr>
          <w:sz w:val="24"/>
          <w:szCs w:val="24"/>
        </w:rPr>
        <w:t xml:space="preserve"> unbounded: to express larger numbers, one simply needs to learn the appropriate words representing powers of ten (e.g</w:t>
      </w:r>
      <w:ins w:id="11" w:author="new" w:date="2020-02-26T12:50:00Z">
        <w:r w:rsidRPr="0057151A">
          <w:rPr>
            <w:sz w:val="24"/>
            <w:szCs w:val="24"/>
          </w:rPr>
          <w:t>.,</w:t>
        </w:r>
      </w:ins>
      <w:r w:rsidRPr="0057151A">
        <w:rPr>
          <w:sz w:val="24"/>
          <w:szCs w:val="24"/>
        </w:rPr>
        <w:t xml:space="preserve"> hundred, thousand, million, etc.), and recursively compose them following the syntactic rules of numerals (Cheung, Dale, &amp; Le </w:t>
      </w:r>
      <w:proofErr w:type="spellStart"/>
      <w:r w:rsidRPr="0057151A">
        <w:rPr>
          <w:sz w:val="24"/>
          <w:szCs w:val="24"/>
        </w:rPr>
        <w:t>Corre</w:t>
      </w:r>
      <w:proofErr w:type="spellEnd"/>
      <w:r w:rsidRPr="0057151A">
        <w:rPr>
          <w:sz w:val="24"/>
          <w:szCs w:val="24"/>
        </w:rPr>
        <w:t xml:space="preserve">, 2016; </w:t>
      </w:r>
      <w:proofErr w:type="spellStart"/>
      <w:r w:rsidRPr="0057151A">
        <w:rPr>
          <w:sz w:val="24"/>
          <w:szCs w:val="24"/>
        </w:rPr>
        <w:t>Hurford</w:t>
      </w:r>
      <w:proofErr w:type="spellEnd"/>
      <w:r w:rsidRPr="0057151A">
        <w:rPr>
          <w:sz w:val="24"/>
          <w:szCs w:val="24"/>
        </w:rPr>
        <w:t xml:space="preserve">, 1975). As we describe below, although children initially believe that numbers are finite – and have limited knowledge of both the structure and meaning of number words – they ultimately come to believe that numbers never end. In the present study, we investigate how children learn that numbers are infinite, and whether the rule-governed structure of the verbal count list might play a role in children’s inference that numbers form an infinite class. </w:t>
      </w:r>
    </w:p>
    <w:p w14:paraId="63723F93" w14:textId="77777777" w:rsidR="00614BDE" w:rsidRPr="0057151A" w:rsidRDefault="00E532BA">
      <w:pPr>
        <w:rPr>
          <w:sz w:val="24"/>
          <w:szCs w:val="24"/>
        </w:rPr>
      </w:pPr>
      <w:r w:rsidRPr="0057151A">
        <w:rPr>
          <w:sz w:val="24"/>
          <w:szCs w:val="24"/>
        </w:rPr>
        <w:t xml:space="preserve">When children first begin learning about numbers in early childhood, their knowledge is clearly item-based and finite. At around the age of two, English-speaking children in the US begin to recite a subset of the verbal count list (one, two, three, four, etc.), but often can't count beyond ten at this point (Fuson, 1988; Fuson &amp; Hall, 1983; Gelman &amp; </w:t>
      </w:r>
      <w:proofErr w:type="spellStart"/>
      <w:r w:rsidRPr="0057151A">
        <w:rPr>
          <w:sz w:val="24"/>
          <w:szCs w:val="24"/>
        </w:rPr>
        <w:t>Gallistel</w:t>
      </w:r>
      <w:proofErr w:type="spellEnd"/>
      <w:r w:rsidRPr="0057151A">
        <w:rPr>
          <w:sz w:val="24"/>
          <w:szCs w:val="24"/>
        </w:rPr>
        <w:t xml:space="preserve">, 1978). </w:t>
      </w:r>
      <w:r w:rsidRPr="0057151A">
        <w:rPr>
          <w:sz w:val="24"/>
          <w:szCs w:val="24"/>
        </w:rPr>
        <w:lastRenderedPageBreak/>
        <w:t>Moreover, these number words appear to lack meanings at this early stage: When asked to give a number (e.g., to give one fish), children initially give a random amount (e.g. Schaeffer, Eggleston, &amp; Scott, 1974; Wynn, 1990). Some months later, children appear to acquire an exact meaning for the word one, and can give one object when asked, while failing to reliably give two when asked. These children are often called one-knowers. Another 6 to 9 months later the children become two-knowers (and can reliably give two objects), then three-knowers several months after that. One by one, children add meanings to their number words in a way that suggests the lack of a productive logic governing these meanings (</w:t>
      </w:r>
      <w:proofErr w:type="spellStart"/>
      <w:r w:rsidRPr="0057151A">
        <w:rPr>
          <w:sz w:val="24"/>
          <w:szCs w:val="24"/>
        </w:rPr>
        <w:t>Sarnecka</w:t>
      </w:r>
      <w:proofErr w:type="spellEnd"/>
      <w:r w:rsidRPr="0057151A">
        <w:rPr>
          <w:sz w:val="24"/>
          <w:szCs w:val="24"/>
        </w:rPr>
        <w:t xml:space="preserve"> &amp; Lee, 2009). </w:t>
      </w:r>
    </w:p>
    <w:p w14:paraId="30FDE61C" w14:textId="38052BC2" w:rsidR="00614BDE" w:rsidRPr="0057151A" w:rsidRDefault="00E532BA">
      <w:pPr>
        <w:rPr>
          <w:sz w:val="24"/>
          <w:szCs w:val="24"/>
        </w:rPr>
      </w:pPr>
      <w:r w:rsidRPr="0057151A">
        <w:rPr>
          <w:sz w:val="24"/>
          <w:szCs w:val="24"/>
        </w:rPr>
        <w:t xml:space="preserve">While children initially lack a productive rule for understanding number words, a breakthrough appears to happen at around the age of 3 and a half or 4 (in US English-speaking groups), when children appear to realize that they can correctly give any requested number by counting and giving all objects that are implicated in their count. These children are often called </w:t>
      </w:r>
      <w:ins w:id="12" w:author="new" w:date="2020-02-26T12:50:00Z">
        <w:r w:rsidRPr="0057151A">
          <w:rPr>
            <w:sz w:val="24"/>
            <w:szCs w:val="24"/>
          </w:rPr>
          <w:t>“</w:t>
        </w:r>
      </w:ins>
      <w:r w:rsidRPr="0057151A">
        <w:rPr>
          <w:sz w:val="24"/>
          <w:szCs w:val="24"/>
        </w:rPr>
        <w:t>Cardinal Principle Knowers</w:t>
      </w:r>
      <w:del w:id="13" w:author="new" w:date="2020-02-26T12:50:00Z">
        <w:r w:rsidR="00877F30" w:rsidRPr="00C363F2">
          <w:rPr>
            <w:sz w:val="24"/>
            <w:szCs w:val="28"/>
          </w:rPr>
          <w:delText>"</w:delText>
        </w:r>
      </w:del>
      <w:ins w:id="14" w:author="new" w:date="2020-02-26T12:50:00Z">
        <w:r w:rsidRPr="0057151A">
          <w:rPr>
            <w:sz w:val="24"/>
            <w:szCs w:val="24"/>
          </w:rPr>
          <w:t>”</w:t>
        </w:r>
      </w:ins>
      <w:r w:rsidRPr="0057151A">
        <w:rPr>
          <w:sz w:val="24"/>
          <w:szCs w:val="24"/>
        </w:rPr>
        <w:t xml:space="preserve"> or CP-knowers. While the time-course varies across language groups, the basic developmental sequence - i.e.,  of progressing through discrete number-knower stages and finally using the counting routine to productively generate any quantity within the child’s count list - has been reported for children learning a variety of languages around the world (</w:t>
      </w:r>
      <w:proofErr w:type="spellStart"/>
      <w:r w:rsidRPr="0057151A">
        <w:rPr>
          <w:sz w:val="24"/>
          <w:szCs w:val="24"/>
        </w:rPr>
        <w:t>Almoammer</w:t>
      </w:r>
      <w:proofErr w:type="spellEnd"/>
      <w:r w:rsidRPr="0057151A">
        <w:rPr>
          <w:sz w:val="24"/>
          <w:szCs w:val="24"/>
        </w:rPr>
        <w:t xml:space="preserve"> et al., 2013; Barner, </w:t>
      </w:r>
      <w:proofErr w:type="spellStart"/>
      <w:r w:rsidRPr="0057151A">
        <w:rPr>
          <w:sz w:val="24"/>
          <w:szCs w:val="24"/>
        </w:rPr>
        <w:t>Libenson</w:t>
      </w:r>
      <w:proofErr w:type="spellEnd"/>
      <w:r w:rsidRPr="0057151A">
        <w:rPr>
          <w:sz w:val="24"/>
          <w:szCs w:val="24"/>
        </w:rPr>
        <w:t xml:space="preserve">, Cheung, &amp; Takasaki, 2009; Le </w:t>
      </w:r>
      <w:proofErr w:type="spellStart"/>
      <w:r w:rsidRPr="0057151A">
        <w:rPr>
          <w:sz w:val="24"/>
          <w:szCs w:val="24"/>
        </w:rPr>
        <w:t>Corre</w:t>
      </w:r>
      <w:proofErr w:type="spellEnd"/>
      <w:r w:rsidRPr="0057151A">
        <w:rPr>
          <w:sz w:val="24"/>
          <w:szCs w:val="24"/>
        </w:rPr>
        <w:t xml:space="preserve">, Li, Huang, Jia, &amp; Carey, 2016; Piantadosi, </w:t>
      </w:r>
      <w:proofErr w:type="spellStart"/>
      <w:r w:rsidRPr="0057151A">
        <w:rPr>
          <w:sz w:val="24"/>
          <w:szCs w:val="24"/>
        </w:rPr>
        <w:t>Jara</w:t>
      </w:r>
      <w:proofErr w:type="spellEnd"/>
      <w:r w:rsidRPr="0057151A">
        <w:rPr>
          <w:sz w:val="24"/>
          <w:szCs w:val="24"/>
        </w:rPr>
        <w:t xml:space="preserve">-Ettinger, &amp; Gibson, 2014; </w:t>
      </w:r>
      <w:proofErr w:type="spellStart"/>
      <w:r w:rsidRPr="0057151A">
        <w:rPr>
          <w:sz w:val="24"/>
          <w:szCs w:val="24"/>
        </w:rPr>
        <w:t>Sarnecka</w:t>
      </w:r>
      <w:proofErr w:type="spellEnd"/>
      <w:r w:rsidRPr="0057151A">
        <w:rPr>
          <w:sz w:val="24"/>
          <w:szCs w:val="24"/>
        </w:rPr>
        <w:t xml:space="preserve">, </w:t>
      </w:r>
      <w:proofErr w:type="spellStart"/>
      <w:r w:rsidRPr="0057151A">
        <w:rPr>
          <w:sz w:val="24"/>
          <w:szCs w:val="24"/>
        </w:rPr>
        <w:t>Kamenskaya</w:t>
      </w:r>
      <w:proofErr w:type="spellEnd"/>
      <w:r w:rsidRPr="0057151A">
        <w:rPr>
          <w:sz w:val="24"/>
          <w:szCs w:val="24"/>
        </w:rPr>
        <w:t xml:space="preserve">, </w:t>
      </w:r>
      <w:proofErr w:type="spellStart"/>
      <w:r w:rsidRPr="0057151A">
        <w:rPr>
          <w:sz w:val="24"/>
          <w:szCs w:val="24"/>
        </w:rPr>
        <w:t>Yamana</w:t>
      </w:r>
      <w:proofErr w:type="spellEnd"/>
      <w:r w:rsidRPr="0057151A">
        <w:rPr>
          <w:sz w:val="24"/>
          <w:szCs w:val="24"/>
        </w:rPr>
        <w:t xml:space="preserve">, Ogura, &amp; </w:t>
      </w:r>
      <w:proofErr w:type="spellStart"/>
      <w:r w:rsidRPr="0057151A">
        <w:rPr>
          <w:sz w:val="24"/>
          <w:szCs w:val="24"/>
        </w:rPr>
        <w:t>Yudovina</w:t>
      </w:r>
      <w:proofErr w:type="spellEnd"/>
      <w:r w:rsidRPr="0057151A">
        <w:rPr>
          <w:sz w:val="24"/>
          <w:szCs w:val="24"/>
        </w:rPr>
        <w:t xml:space="preserve">, 2007). Also, in bilingual preschoolers, children progress through discrete number-knower stages independently in each language, but generally become CP-knowers at the same time in both languages (Wagner, Kimura, Cheung, &amp; Barner, 2015). What remains unclear, however, is what, exactly, children learn when they become CP-knowers. </w:t>
      </w:r>
    </w:p>
    <w:p w14:paraId="177195BE" w14:textId="08CDA32B" w:rsidR="00614BDE" w:rsidRPr="0057151A" w:rsidRDefault="00E532BA">
      <w:pPr>
        <w:rPr>
          <w:sz w:val="24"/>
          <w:szCs w:val="24"/>
        </w:rPr>
      </w:pPr>
      <w:r w:rsidRPr="0057151A">
        <w:rPr>
          <w:sz w:val="24"/>
          <w:szCs w:val="24"/>
        </w:rPr>
        <w:lastRenderedPageBreak/>
        <w:t xml:space="preserve">By some accounts, becoming a CP-knower not only involves mastery of an enumeration procedure for set sizes within one’s familiar count list, but also an inductive leap in understanding the meaning and structure of natural numbers. Multiple researchers have argued that, to learn how counting works, children construct a type of analogical mapping between the verbal count list and the ordered set of cardinalities that the list represents, beginning with the numbers one, two, and three (Carey, 2004; </w:t>
      </w:r>
      <w:proofErr w:type="spellStart"/>
      <w:r w:rsidRPr="0057151A">
        <w:rPr>
          <w:sz w:val="24"/>
          <w:szCs w:val="24"/>
        </w:rPr>
        <w:t>Gentner</w:t>
      </w:r>
      <w:proofErr w:type="spellEnd"/>
      <w:r w:rsidRPr="0057151A">
        <w:rPr>
          <w:sz w:val="24"/>
          <w:szCs w:val="24"/>
        </w:rPr>
        <w:t xml:space="preserve">, 2010; Schaeffer et al., 1974; Wynn, 1992; for review, see Marchand &amp; Barner, 2018). For example, Wynn (1992) argues that “in order to learn the counting system, children must implicitly make the analogy between the </w:t>
      </w:r>
      <w:proofErr w:type="spellStart"/>
      <w:r w:rsidRPr="0057151A">
        <w:rPr>
          <w:sz w:val="24"/>
          <w:szCs w:val="24"/>
        </w:rPr>
        <w:t>magnitudinal</w:t>
      </w:r>
      <w:proofErr w:type="spellEnd"/>
      <w:r w:rsidRPr="0057151A">
        <w:rPr>
          <w:sz w:val="24"/>
          <w:szCs w:val="24"/>
        </w:rPr>
        <w:t xml:space="preserve"> relationships of their own representations of </w:t>
      </w:r>
      <w:proofErr w:type="spellStart"/>
      <w:r w:rsidRPr="0057151A">
        <w:rPr>
          <w:sz w:val="24"/>
          <w:szCs w:val="24"/>
        </w:rPr>
        <w:t>numerosities</w:t>
      </w:r>
      <w:proofErr w:type="spellEnd"/>
      <w:r w:rsidRPr="0057151A">
        <w:rPr>
          <w:sz w:val="24"/>
          <w:szCs w:val="24"/>
        </w:rPr>
        <w:t xml:space="preserve">, and the positional relationships of the number words.” (p. 250). Similarly, according to Carey (2004): “Children may here make a wild analogy– that between the order of a particular quantity within an ordered list, and that between this quantity’s order in a series of sets related by additional individuals. </w:t>
      </w:r>
      <w:del w:id="15" w:author="new" w:date="2020-02-26T12:50:00Z">
        <w:r w:rsidR="00877F30" w:rsidRPr="00C363F2">
          <w:rPr>
            <w:sz w:val="24"/>
            <w:szCs w:val="28"/>
          </w:rPr>
          <w:delText>These are two quite different bases of ordering – but if</w:delText>
        </w:r>
      </w:del>
      <w:ins w:id="16" w:author="new" w:date="2020-02-26T12:50:00Z">
        <w:r w:rsidRPr="0057151A">
          <w:rPr>
            <w:sz w:val="24"/>
            <w:szCs w:val="24"/>
          </w:rPr>
          <w:t>If</w:t>
        </w:r>
      </w:ins>
      <w:r w:rsidRPr="0057151A">
        <w:rPr>
          <w:sz w:val="24"/>
          <w:szCs w:val="24"/>
        </w:rPr>
        <w:t xml:space="preserve"> the child recognizes this analogy, </w:t>
      </w:r>
      <w:del w:id="17" w:author="new" w:date="2020-02-26T12:50:00Z">
        <w:r w:rsidR="00877F30" w:rsidRPr="00C363F2">
          <w:rPr>
            <w:sz w:val="24"/>
            <w:szCs w:val="28"/>
          </w:rPr>
          <w:delText>she is</w:delText>
        </w:r>
      </w:del>
      <w:ins w:id="18" w:author="new" w:date="2020-02-26T12:50:00Z">
        <w:r w:rsidRPr="0057151A">
          <w:rPr>
            <w:sz w:val="24"/>
            <w:szCs w:val="24"/>
          </w:rPr>
          <w:t>they are</w:t>
        </w:r>
      </w:ins>
      <w:r w:rsidRPr="0057151A">
        <w:rPr>
          <w:sz w:val="24"/>
          <w:szCs w:val="24"/>
        </w:rPr>
        <w:t xml:space="preserve"> in </w:t>
      </w:r>
      <w:del w:id="19" w:author="new" w:date="2020-02-26T12:50:00Z">
        <w:r w:rsidR="00877F30" w:rsidRPr="00C363F2">
          <w:rPr>
            <w:sz w:val="24"/>
            <w:szCs w:val="28"/>
          </w:rPr>
          <w:delText>the</w:delText>
        </w:r>
      </w:del>
      <w:ins w:id="20" w:author="new" w:date="2020-02-26T12:50:00Z">
        <w:r w:rsidRPr="0057151A">
          <w:rPr>
            <w:sz w:val="24"/>
            <w:szCs w:val="24"/>
          </w:rPr>
          <w:t>a</w:t>
        </w:r>
      </w:ins>
      <w:r w:rsidRPr="0057151A">
        <w:rPr>
          <w:sz w:val="24"/>
          <w:szCs w:val="24"/>
        </w:rPr>
        <w:t xml:space="preserve"> position to make the crucial induction: For any word on the list whose quantificational meaning is known, the next word on the list refers to a set with another individual added.” (p. 67). Following this logic, </w:t>
      </w:r>
      <w:proofErr w:type="spellStart"/>
      <w:r w:rsidRPr="0057151A">
        <w:rPr>
          <w:sz w:val="24"/>
          <w:szCs w:val="24"/>
        </w:rPr>
        <w:t>Sarnecka</w:t>
      </w:r>
      <w:proofErr w:type="spellEnd"/>
      <w:r w:rsidRPr="0057151A">
        <w:rPr>
          <w:sz w:val="24"/>
          <w:szCs w:val="24"/>
        </w:rPr>
        <w:t xml:space="preserve"> and Carey (2008) created a </w:t>
      </w:r>
      <w:del w:id="21" w:author="new" w:date="2020-02-26T12:50:00Z">
        <w:r w:rsidR="00877F30" w:rsidRPr="00C363F2">
          <w:rPr>
            <w:sz w:val="24"/>
            <w:szCs w:val="28"/>
          </w:rPr>
          <w:delText>task</w:delText>
        </w:r>
      </w:del>
      <w:ins w:id="22" w:author="new" w:date="2020-02-26T12:50:00Z">
        <w:r w:rsidRPr="0057151A">
          <w:rPr>
            <w:sz w:val="24"/>
            <w:szCs w:val="24"/>
          </w:rPr>
          <w:t>measure</w:t>
        </w:r>
      </w:ins>
      <w:r w:rsidRPr="0057151A">
        <w:rPr>
          <w:sz w:val="24"/>
          <w:szCs w:val="24"/>
        </w:rPr>
        <w:t xml:space="preserve"> that they called the Unit Task, in which children were told, e.g., “Ok. I’m putting FOUR frogs in the box”, then saw 1 or 2 items added, and were then asked, “Now is it FIVE or SIX?” (trials included 4+1, 4+2, 5+1, 5+2). They found that children identified as CP-knowers by Wynn’s Give-a-Number task succeeded on 67% of trials overall, whereas subset knowers performed at chance. Based on this, they concluded that becoming a CP-knower involves more than acquiring a procedural rule, and instead marks the moment at which children acquire the successor function. </w:t>
      </w:r>
    </w:p>
    <w:p w14:paraId="7B8A5E21" w14:textId="77777777" w:rsidR="00614BDE" w:rsidRPr="0057151A" w:rsidRDefault="00E532BA">
      <w:pPr>
        <w:rPr>
          <w:sz w:val="24"/>
          <w:szCs w:val="24"/>
        </w:rPr>
      </w:pPr>
      <w:r w:rsidRPr="0057151A">
        <w:rPr>
          <w:sz w:val="24"/>
          <w:szCs w:val="24"/>
        </w:rPr>
        <w:lastRenderedPageBreak/>
        <w:t xml:space="preserve">On this account, the ability to accurately count objects therefore reflects the ability to link cardinal representations with implicit knowledge of a type of logical rule, called the “successor function”, described by logicians and philosophers of mathematics including von Leibniz (1704/1996), Peirce (1881), Dedekind (1888/1963), and </w:t>
      </w:r>
      <w:proofErr w:type="spellStart"/>
      <w:r w:rsidRPr="0057151A">
        <w:rPr>
          <w:sz w:val="24"/>
          <w:szCs w:val="24"/>
        </w:rPr>
        <w:t>Peano</w:t>
      </w:r>
      <w:proofErr w:type="spellEnd"/>
      <w:r w:rsidRPr="0057151A">
        <w:rPr>
          <w:sz w:val="24"/>
          <w:szCs w:val="24"/>
        </w:rPr>
        <w:t xml:space="preserve"> (1889) in efforts to construct axioms to define the natural numbers. One such system, commonly referred to as the </w:t>
      </w:r>
      <w:proofErr w:type="spellStart"/>
      <w:r w:rsidRPr="0057151A">
        <w:rPr>
          <w:sz w:val="24"/>
          <w:szCs w:val="24"/>
        </w:rPr>
        <w:t>Peano</w:t>
      </w:r>
      <w:proofErr w:type="spellEnd"/>
      <w:r w:rsidRPr="0057151A">
        <w:rPr>
          <w:sz w:val="24"/>
          <w:szCs w:val="24"/>
        </w:rPr>
        <w:t>-Dedekind axioms, include principles akin to those in (1), inter alia (though various notational variants exist):</w:t>
      </w:r>
    </w:p>
    <w:p w14:paraId="064A1C77" w14:textId="77777777" w:rsidR="00614BDE" w:rsidRPr="0057151A" w:rsidRDefault="00E532BA">
      <w:pPr>
        <w:ind w:firstLine="0"/>
        <w:rPr>
          <w:sz w:val="24"/>
          <w:szCs w:val="24"/>
        </w:rPr>
      </w:pPr>
      <w:r w:rsidRPr="0057151A">
        <w:rPr>
          <w:sz w:val="24"/>
          <w:szCs w:val="24"/>
        </w:rPr>
        <w:t xml:space="preserve">(1) </w:t>
      </w:r>
      <w:r w:rsidRPr="0057151A">
        <w:rPr>
          <w:sz w:val="24"/>
          <w:szCs w:val="24"/>
        </w:rPr>
        <w:tab/>
      </w:r>
      <w:proofErr w:type="spellStart"/>
      <w:r w:rsidRPr="0057151A">
        <w:rPr>
          <w:sz w:val="24"/>
          <w:szCs w:val="24"/>
        </w:rPr>
        <w:t>i</w:t>
      </w:r>
      <w:proofErr w:type="spellEnd"/>
      <w:r w:rsidRPr="0057151A">
        <w:rPr>
          <w:sz w:val="24"/>
          <w:szCs w:val="24"/>
        </w:rPr>
        <w:t>.          1 is a natural number.</w:t>
      </w:r>
    </w:p>
    <w:p w14:paraId="6432BA19" w14:textId="77777777" w:rsidR="00614BDE" w:rsidRPr="0057151A" w:rsidRDefault="00E532BA">
      <w:pPr>
        <w:rPr>
          <w:sz w:val="24"/>
          <w:szCs w:val="24"/>
        </w:rPr>
      </w:pPr>
      <w:r w:rsidRPr="0057151A">
        <w:rPr>
          <w:sz w:val="24"/>
          <w:szCs w:val="24"/>
        </w:rPr>
        <w:t>ii.</w:t>
      </w:r>
      <w:r w:rsidRPr="0057151A">
        <w:rPr>
          <w:sz w:val="24"/>
          <w:szCs w:val="24"/>
        </w:rPr>
        <w:tab/>
      </w:r>
      <w:proofErr w:type="gramStart"/>
      <w:r w:rsidRPr="0057151A">
        <w:rPr>
          <w:sz w:val="24"/>
          <w:szCs w:val="24"/>
        </w:rPr>
        <w:t>All natural</w:t>
      </w:r>
      <w:proofErr w:type="gramEnd"/>
      <w:r w:rsidRPr="0057151A">
        <w:rPr>
          <w:sz w:val="24"/>
          <w:szCs w:val="24"/>
        </w:rPr>
        <w:t xml:space="preserve"> numbers exhibit logical equality (e.g., x=x; if x=y, then y=x, etc.).</w:t>
      </w:r>
    </w:p>
    <w:p w14:paraId="091A4C1E" w14:textId="77777777" w:rsidR="00614BDE" w:rsidRPr="0057151A" w:rsidRDefault="00E532BA">
      <w:pPr>
        <w:rPr>
          <w:sz w:val="24"/>
          <w:szCs w:val="24"/>
        </w:rPr>
      </w:pPr>
      <w:r w:rsidRPr="0057151A">
        <w:rPr>
          <w:sz w:val="24"/>
          <w:szCs w:val="24"/>
        </w:rPr>
        <w:t>iii.</w:t>
      </w:r>
      <w:r w:rsidRPr="0057151A">
        <w:rPr>
          <w:sz w:val="24"/>
          <w:szCs w:val="24"/>
        </w:rPr>
        <w:tab/>
        <w:t>For every natural number n, S(n) (the successor of n) is a natural number.</w:t>
      </w:r>
    </w:p>
    <w:p w14:paraId="50E6D81D" w14:textId="77777777" w:rsidR="00614BDE" w:rsidRPr="0057151A" w:rsidRDefault="00E532BA">
      <w:pPr>
        <w:rPr>
          <w:sz w:val="24"/>
          <w:szCs w:val="24"/>
        </w:rPr>
      </w:pPr>
      <w:r w:rsidRPr="0057151A">
        <w:rPr>
          <w:sz w:val="24"/>
          <w:szCs w:val="24"/>
        </w:rPr>
        <w:t>iv.</w:t>
      </w:r>
      <w:r w:rsidRPr="0057151A">
        <w:rPr>
          <w:sz w:val="24"/>
          <w:szCs w:val="24"/>
        </w:rPr>
        <w:tab/>
        <w:t>Every natural number has a successor.</w:t>
      </w:r>
    </w:p>
    <w:p w14:paraId="42FDB9BC" w14:textId="77777777" w:rsidR="00614BDE" w:rsidRPr="0057151A" w:rsidRDefault="00E532BA">
      <w:pPr>
        <w:rPr>
          <w:sz w:val="24"/>
          <w:szCs w:val="24"/>
        </w:rPr>
      </w:pPr>
      <w:r w:rsidRPr="0057151A">
        <w:rPr>
          <w:sz w:val="24"/>
          <w:szCs w:val="24"/>
        </w:rPr>
        <w:t xml:space="preserve">Critically, because the </w:t>
      </w:r>
      <w:proofErr w:type="spellStart"/>
      <w:r w:rsidRPr="0057151A">
        <w:rPr>
          <w:sz w:val="24"/>
          <w:szCs w:val="24"/>
        </w:rPr>
        <w:t>Peano</w:t>
      </w:r>
      <w:proofErr w:type="spellEnd"/>
      <w:r w:rsidRPr="0057151A">
        <w:rPr>
          <w:sz w:val="24"/>
          <w:szCs w:val="24"/>
        </w:rPr>
        <w:t xml:space="preserve"> axioms state that every natural number has a successor, they generate an infinite number of numbers. Consequently, a child who has implicit knowledge of such rules would be expected to believe that it is always possible to add 1 to a number, and also that numbers never end. Thus, this account predicts that becoming a CP-knower represents a shift from representing numbers as a finite sequence of individual words to understanding them as products of a rule - the successor function - that generates an infinite set of positive integers (for discussion, see </w:t>
      </w:r>
      <w:proofErr w:type="spellStart"/>
      <w:r w:rsidRPr="0057151A">
        <w:rPr>
          <w:sz w:val="24"/>
          <w:szCs w:val="24"/>
        </w:rPr>
        <w:t>Sarnecka</w:t>
      </w:r>
      <w:proofErr w:type="spellEnd"/>
      <w:r w:rsidRPr="0057151A">
        <w:rPr>
          <w:sz w:val="24"/>
          <w:szCs w:val="24"/>
        </w:rPr>
        <w:t xml:space="preserve"> &amp; Carey, 2008). </w:t>
      </w:r>
    </w:p>
    <w:p w14:paraId="1ACB3C0A" w14:textId="717ED04D" w:rsidR="00614BDE" w:rsidRPr="0057151A" w:rsidRDefault="00E532BA">
      <w:pPr>
        <w:rPr>
          <w:sz w:val="24"/>
          <w:szCs w:val="24"/>
        </w:rPr>
      </w:pPr>
      <w:r w:rsidRPr="0057151A">
        <w:rPr>
          <w:sz w:val="24"/>
          <w:szCs w:val="24"/>
        </w:rPr>
        <w:t xml:space="preserve">Does becoming a CP-knower involve learning to reason about cardinalities in terms of a recursive successor function? The results of </w:t>
      </w:r>
      <w:proofErr w:type="spellStart"/>
      <w:r w:rsidRPr="0057151A">
        <w:rPr>
          <w:sz w:val="24"/>
          <w:szCs w:val="24"/>
        </w:rPr>
        <w:t>Sarnecka</w:t>
      </w:r>
      <w:proofErr w:type="spellEnd"/>
      <w:r w:rsidRPr="0057151A">
        <w:rPr>
          <w:sz w:val="24"/>
          <w:szCs w:val="24"/>
        </w:rPr>
        <w:t xml:space="preserve"> and Carey (2008) leave open this question, since they don’t test whether children who succeed on the Unit task generalize this knowledge to all numbers in their count list, let alone to all possible numbers. Also, while they showed that CP-knowers outperformed subset knowers on the Unit task, they didn’t show that success on the </w:t>
      </w:r>
      <w:r w:rsidRPr="0057151A">
        <w:rPr>
          <w:sz w:val="24"/>
          <w:szCs w:val="24"/>
        </w:rPr>
        <w:lastRenderedPageBreak/>
        <w:t xml:space="preserve">Unit task, and thus the ability to reason about cardinalities in terms of successor relations, was a prerequisite to becoming a CP-knower. Instead, they tested only </w:t>
      </w:r>
      <w:del w:id="23" w:author="new" w:date="2020-02-26T12:50:00Z">
        <w:r w:rsidR="00877F30" w:rsidRPr="00C363F2">
          <w:rPr>
            <w:sz w:val="24"/>
            <w:szCs w:val="28"/>
          </w:rPr>
          <w:delText xml:space="preserve">the </w:delText>
        </w:r>
      </w:del>
      <w:r w:rsidRPr="0057151A">
        <w:rPr>
          <w:sz w:val="24"/>
          <w:szCs w:val="24"/>
        </w:rPr>
        <w:t xml:space="preserve">very </w:t>
      </w:r>
      <w:del w:id="24" w:author="new" w:date="2020-02-26T12:50:00Z">
        <w:r w:rsidR="00877F30" w:rsidRPr="00C363F2">
          <w:rPr>
            <w:sz w:val="24"/>
            <w:szCs w:val="28"/>
          </w:rPr>
          <w:delText>smallest</w:delText>
        </w:r>
      </w:del>
      <w:ins w:id="25" w:author="new" w:date="2020-02-26T12:50:00Z">
        <w:r w:rsidRPr="0057151A">
          <w:rPr>
            <w:sz w:val="24"/>
            <w:szCs w:val="24"/>
          </w:rPr>
          <w:t>small</w:t>
        </w:r>
      </w:ins>
      <w:r w:rsidRPr="0057151A">
        <w:rPr>
          <w:sz w:val="24"/>
          <w:szCs w:val="24"/>
        </w:rPr>
        <w:t xml:space="preserve"> numbers - four and five - leaving open the possibility that children’s knowledge was item-based, rather than governed by an abstract logical rule. Also, the study left open the precise timeline according to which successor function knowledge is acquired.</w:t>
      </w:r>
      <w:del w:id="26" w:author="new" w:date="2020-02-26T12:50:00Z">
        <w:r w:rsidR="007B7BFE" w:rsidRPr="00C363F2">
          <w:rPr>
            <w:sz w:val="24"/>
            <w:szCs w:val="28"/>
          </w:rPr>
          <w:delText xml:space="preserve"> </w:delText>
        </w:r>
      </w:del>
    </w:p>
    <w:p w14:paraId="01CAFDD7" w14:textId="7E08AA4C" w:rsidR="00614BDE" w:rsidRPr="0057151A" w:rsidRDefault="00E532BA">
      <w:pPr>
        <w:rPr>
          <w:sz w:val="24"/>
          <w:szCs w:val="24"/>
        </w:rPr>
      </w:pPr>
      <w:r w:rsidRPr="0057151A">
        <w:rPr>
          <w:sz w:val="24"/>
          <w:szCs w:val="24"/>
        </w:rPr>
        <w:t xml:space="preserve">Several subsequent studies have suggested that, if children acquire a rule akin to the successor function, this likely occurs several years later than predicted by </w:t>
      </w:r>
      <w:proofErr w:type="spellStart"/>
      <w:r w:rsidRPr="0057151A">
        <w:rPr>
          <w:sz w:val="24"/>
          <w:szCs w:val="24"/>
        </w:rPr>
        <w:t>Sarnecka</w:t>
      </w:r>
      <w:proofErr w:type="spellEnd"/>
      <w:r w:rsidRPr="0057151A">
        <w:rPr>
          <w:sz w:val="24"/>
          <w:szCs w:val="24"/>
        </w:rPr>
        <w:t xml:space="preserve"> and Carey (2008). First, Davidson, </w:t>
      </w:r>
      <w:proofErr w:type="spellStart"/>
      <w:r w:rsidRPr="0057151A">
        <w:rPr>
          <w:sz w:val="24"/>
          <w:szCs w:val="24"/>
        </w:rPr>
        <w:t>Eng</w:t>
      </w:r>
      <w:proofErr w:type="spellEnd"/>
      <w:r w:rsidRPr="0057151A">
        <w:rPr>
          <w:sz w:val="24"/>
          <w:szCs w:val="24"/>
        </w:rPr>
        <w:t xml:space="preserve">, and Barner (2012) tested a large group of CP-knowers with the Unit Task, but included a slightly wider range of numbers, extending from 4 to 25. As a proxy for experience with number words, Davidson et al. asked children to count as high as they could, and binned them into low, medium, and high counters, analyzing Unit Task performance only for numbers within each child’s count list. They found that almost all low counters (who could count up to 19) performed at </w:t>
      </w:r>
      <w:del w:id="27" w:author="new" w:date="2020-02-26T12:50:00Z">
        <w:r w:rsidR="00877F30" w:rsidRPr="00C363F2">
          <w:rPr>
            <w:sz w:val="24"/>
            <w:szCs w:val="28"/>
          </w:rPr>
          <w:delText>50%</w:delText>
        </w:r>
      </w:del>
      <w:ins w:id="28" w:author="new" w:date="2020-02-26T12:50:00Z">
        <w:r w:rsidRPr="0057151A">
          <w:rPr>
            <w:sz w:val="24"/>
            <w:szCs w:val="24"/>
          </w:rPr>
          <w:t>chance</w:t>
        </w:r>
      </w:ins>
      <w:r w:rsidRPr="0057151A">
        <w:rPr>
          <w:sz w:val="24"/>
          <w:szCs w:val="24"/>
        </w:rPr>
        <w:t xml:space="preserve"> on the Unit Task for numbers within their count range despite being CP-knowers, and that only the highest counters (who could count beyond 30) performed systematically well on small numbers. For larger numbers, all groups performed relatively poorly, even when those large numbers were </w:t>
      </w:r>
      <w:ins w:id="29" w:author="new" w:date="2020-02-26T12:50:00Z">
        <w:r w:rsidRPr="0057151A">
          <w:rPr>
            <w:sz w:val="24"/>
            <w:szCs w:val="24"/>
          </w:rPr>
          <w:t xml:space="preserve">well </w:t>
        </w:r>
      </w:ins>
      <w:r w:rsidRPr="0057151A">
        <w:rPr>
          <w:sz w:val="24"/>
          <w:szCs w:val="24"/>
        </w:rPr>
        <w:t xml:space="preserve">within their </w:t>
      </w:r>
      <w:del w:id="30" w:author="new" w:date="2020-02-26T12:50:00Z">
        <w:r w:rsidR="00877F30" w:rsidRPr="00C363F2">
          <w:rPr>
            <w:sz w:val="24"/>
            <w:szCs w:val="28"/>
          </w:rPr>
          <w:delText>count</w:delText>
        </w:r>
      </w:del>
      <w:ins w:id="31" w:author="new" w:date="2020-02-26T12:50:00Z">
        <w:r w:rsidRPr="0057151A">
          <w:rPr>
            <w:sz w:val="24"/>
            <w:szCs w:val="24"/>
          </w:rPr>
          <w:t>counting</w:t>
        </w:r>
      </w:ins>
      <w:r w:rsidRPr="0057151A">
        <w:rPr>
          <w:sz w:val="24"/>
          <w:szCs w:val="24"/>
        </w:rPr>
        <w:t xml:space="preserve"> range. Similar results were found in a study of bilingual learners (Wagner et al., 2015), and in a training study which found that many CP-knowers lacked successor function knowledge</w:t>
      </w:r>
      <w:del w:id="32" w:author="new" w:date="2020-02-26T12:50:00Z">
        <w:r w:rsidR="00877F30" w:rsidRPr="00C363F2">
          <w:rPr>
            <w:sz w:val="24"/>
            <w:szCs w:val="28"/>
          </w:rPr>
          <w:delText xml:space="preserve">, </w:delText>
        </w:r>
      </w:del>
      <w:ins w:id="33" w:author="new" w:date="2020-02-26T12:50:00Z">
        <w:r w:rsidRPr="0057151A">
          <w:rPr>
            <w:sz w:val="24"/>
            <w:szCs w:val="24"/>
          </w:rPr>
          <w:t xml:space="preserve"> (</w:t>
        </w:r>
      </w:ins>
      <w:r w:rsidRPr="0057151A">
        <w:rPr>
          <w:sz w:val="24"/>
          <w:szCs w:val="24"/>
        </w:rPr>
        <w:t xml:space="preserve">though </w:t>
      </w:r>
      <w:del w:id="34" w:author="new" w:date="2020-02-26T12:50:00Z">
        <w:r w:rsidR="00877F30" w:rsidRPr="00C363F2">
          <w:rPr>
            <w:sz w:val="24"/>
            <w:szCs w:val="28"/>
          </w:rPr>
          <w:delText>they</w:delText>
        </w:r>
      </w:del>
      <w:ins w:id="35" w:author="new" w:date="2020-02-26T12:50:00Z">
        <w:r w:rsidRPr="0057151A">
          <w:rPr>
            <w:sz w:val="24"/>
            <w:szCs w:val="24"/>
          </w:rPr>
          <w:t>CP-knowers</w:t>
        </w:r>
      </w:ins>
      <w:r w:rsidRPr="0057151A">
        <w:rPr>
          <w:sz w:val="24"/>
          <w:szCs w:val="24"/>
        </w:rPr>
        <w:t xml:space="preserve"> were more likely than subset knowers to show improvement over 2-3 weeks of training</w:t>
      </w:r>
      <w:del w:id="36" w:author="new" w:date="2020-02-26T12:50:00Z">
        <w:r w:rsidR="00877F30" w:rsidRPr="00C363F2">
          <w:rPr>
            <w:sz w:val="24"/>
            <w:szCs w:val="28"/>
          </w:rPr>
          <w:delText xml:space="preserve"> </w:delText>
        </w:r>
        <w:r w:rsidR="0034609F" w:rsidRPr="00C363F2">
          <w:rPr>
            <w:noProof/>
            <w:sz w:val="24"/>
            <w:szCs w:val="28"/>
          </w:rPr>
          <w:delText>(</w:delText>
        </w:r>
      </w:del>
      <w:ins w:id="37" w:author="new" w:date="2020-02-26T12:50:00Z">
        <w:r w:rsidRPr="0057151A">
          <w:rPr>
            <w:sz w:val="24"/>
            <w:szCs w:val="24"/>
          </w:rPr>
          <w:t xml:space="preserve">; </w:t>
        </w:r>
      </w:ins>
      <w:proofErr w:type="spellStart"/>
      <w:r w:rsidRPr="0057151A">
        <w:rPr>
          <w:sz w:val="24"/>
          <w:szCs w:val="24"/>
        </w:rPr>
        <w:t>Spaepen</w:t>
      </w:r>
      <w:proofErr w:type="spellEnd"/>
      <w:r w:rsidRPr="0057151A">
        <w:rPr>
          <w:sz w:val="24"/>
          <w:szCs w:val="24"/>
        </w:rPr>
        <w:t>, Gunderson, Gibson, Goldin-Meadow, &amp; Levine, 2018).</w:t>
      </w:r>
      <w:ins w:id="38" w:author="new" w:date="2020-02-26T12:50:00Z">
        <w:r w:rsidRPr="0057151A">
          <w:rPr>
            <w:sz w:val="24"/>
            <w:szCs w:val="24"/>
          </w:rPr>
          <w:t xml:space="preserve"> Also, children perform still poorer when asked to reason about predecessors in the Unit task (though this may reflect the working memory challenge associated with counting backwards, rather than children’s understanding of how moving up and down the count list relates to number; see Kamins</w:t>
        </w:r>
        <w:r w:rsidR="00FE21A8">
          <w:rPr>
            <w:sz w:val="24"/>
            <w:szCs w:val="24"/>
          </w:rPr>
          <w:t>k</w:t>
        </w:r>
        <w:r w:rsidRPr="0057151A">
          <w:rPr>
            <w:sz w:val="24"/>
            <w:szCs w:val="24"/>
          </w:rPr>
          <w:t xml:space="preserve">i, 2015; Sella &amp; </w:t>
        </w:r>
        <w:proofErr w:type="spellStart"/>
        <w:r w:rsidRPr="0057151A">
          <w:rPr>
            <w:sz w:val="24"/>
            <w:szCs w:val="24"/>
          </w:rPr>
          <w:t>Lucangeli</w:t>
        </w:r>
        <w:proofErr w:type="spellEnd"/>
        <w:r w:rsidRPr="0057151A">
          <w:rPr>
            <w:sz w:val="24"/>
            <w:szCs w:val="24"/>
          </w:rPr>
          <w:t xml:space="preserve">, </w:t>
        </w:r>
        <w:r w:rsidRPr="0057151A">
          <w:rPr>
            <w:sz w:val="24"/>
            <w:szCs w:val="24"/>
          </w:rPr>
          <w:lastRenderedPageBreak/>
          <w:t>2020).</w:t>
        </w:r>
      </w:ins>
      <w:r w:rsidRPr="0057151A">
        <w:rPr>
          <w:sz w:val="24"/>
          <w:szCs w:val="24"/>
        </w:rPr>
        <w:t xml:space="preserve"> Finally, in a study of slightly older children, Cheung, Rubenson, and Barner (2017) found that CP-knowers did not perform reliably above</w:t>
      </w:r>
      <w:del w:id="39" w:author="new" w:date="2020-02-26T12:50:00Z">
        <w:r w:rsidR="00877F30" w:rsidRPr="00C363F2">
          <w:rPr>
            <w:sz w:val="24"/>
            <w:szCs w:val="28"/>
          </w:rPr>
          <w:delText>-</w:delText>
        </w:r>
      </w:del>
      <w:ins w:id="40" w:author="new" w:date="2020-02-26T12:50:00Z">
        <w:r w:rsidRPr="0057151A">
          <w:rPr>
            <w:sz w:val="24"/>
            <w:szCs w:val="24"/>
          </w:rPr>
          <w:t xml:space="preserve"> </w:t>
        </w:r>
      </w:ins>
      <w:r w:rsidRPr="0057151A">
        <w:rPr>
          <w:sz w:val="24"/>
          <w:szCs w:val="24"/>
        </w:rPr>
        <w:t xml:space="preserve">chance on the Unit Task for all numbers in their count list until around the age of 5 and a half - almost two years after </w:t>
      </w:r>
      <w:del w:id="41" w:author="new" w:date="2020-02-26T12:50:00Z">
        <w:r w:rsidR="00877F30" w:rsidRPr="00C363F2">
          <w:rPr>
            <w:sz w:val="24"/>
            <w:szCs w:val="28"/>
          </w:rPr>
          <w:delText xml:space="preserve">having </w:delText>
        </w:r>
      </w:del>
      <w:ins w:id="42" w:author="new" w:date="2020-02-26T12:50:00Z">
        <w:r w:rsidRPr="0057151A">
          <w:rPr>
            <w:sz w:val="24"/>
            <w:szCs w:val="24"/>
          </w:rPr>
          <w:t xml:space="preserve">most children </w:t>
        </w:r>
      </w:ins>
      <w:r w:rsidRPr="0057151A">
        <w:rPr>
          <w:sz w:val="24"/>
          <w:szCs w:val="24"/>
        </w:rPr>
        <w:t xml:space="preserve">become CP-knowers. </w:t>
      </w:r>
      <w:del w:id="43" w:author="new" w:date="2020-02-26T12:50:00Z">
        <w:r w:rsidR="00877F30" w:rsidRPr="00C363F2">
          <w:rPr>
            <w:sz w:val="24"/>
            <w:szCs w:val="28"/>
          </w:rPr>
          <w:delText>Thus,</w:delText>
        </w:r>
      </w:del>
      <w:ins w:id="44" w:author="new" w:date="2020-02-26T12:50:00Z">
        <w:r w:rsidRPr="0057151A">
          <w:rPr>
            <w:sz w:val="24"/>
            <w:szCs w:val="24"/>
          </w:rPr>
          <w:t>In sum, these studies suggest that</w:t>
        </w:r>
      </w:ins>
      <w:r w:rsidRPr="0057151A">
        <w:rPr>
          <w:sz w:val="24"/>
          <w:szCs w:val="24"/>
        </w:rPr>
        <w:t xml:space="preserve"> children learn to reason productively about successor relations only after a protracted </w:t>
      </w:r>
      <w:del w:id="45" w:author="new" w:date="2020-02-26T12:50:00Z">
        <w:r w:rsidR="00877F30" w:rsidRPr="00C363F2">
          <w:rPr>
            <w:sz w:val="24"/>
            <w:szCs w:val="28"/>
          </w:rPr>
          <w:delText>time period, at which point performance is correlated with, but lagging behind, the length</w:delText>
        </w:r>
      </w:del>
      <w:ins w:id="46" w:author="new" w:date="2020-02-26T12:50:00Z">
        <w:r w:rsidRPr="0057151A">
          <w:rPr>
            <w:sz w:val="24"/>
            <w:szCs w:val="24"/>
          </w:rPr>
          <w:t>period</w:t>
        </w:r>
      </w:ins>
      <w:r w:rsidRPr="0057151A">
        <w:rPr>
          <w:sz w:val="24"/>
          <w:szCs w:val="24"/>
        </w:rPr>
        <w:t xml:space="preserve"> of </w:t>
      </w:r>
      <w:del w:id="47" w:author="new" w:date="2020-02-26T12:50:00Z">
        <w:r w:rsidR="00877F30" w:rsidRPr="00C363F2">
          <w:rPr>
            <w:sz w:val="24"/>
            <w:szCs w:val="28"/>
          </w:rPr>
          <w:delText>their count list</w:delText>
        </w:r>
      </w:del>
      <w:ins w:id="48" w:author="new" w:date="2020-02-26T12:50:00Z">
        <w:r w:rsidRPr="0057151A">
          <w:rPr>
            <w:sz w:val="24"/>
            <w:szCs w:val="24"/>
          </w:rPr>
          <w:t>item-based learning</w:t>
        </w:r>
      </w:ins>
      <w:r w:rsidRPr="0057151A">
        <w:rPr>
          <w:sz w:val="24"/>
          <w:szCs w:val="24"/>
        </w:rPr>
        <w:t>. This raises the possibility that learning about successor relations depends on some gradual inductive inference or additional knowledge about count words that are not captured in these studies.</w:t>
      </w:r>
    </w:p>
    <w:p w14:paraId="6378C90A" w14:textId="5384B331" w:rsidR="00614BDE" w:rsidRPr="0057151A" w:rsidRDefault="00E532BA">
      <w:pPr>
        <w:rPr>
          <w:sz w:val="24"/>
          <w:szCs w:val="24"/>
        </w:rPr>
      </w:pPr>
      <w:r w:rsidRPr="0057151A">
        <w:rPr>
          <w:sz w:val="24"/>
          <w:szCs w:val="24"/>
        </w:rPr>
        <w:t xml:space="preserve">Critically, as noted above, the successor function doesn’t merely state that for a particular number, </w:t>
      </w:r>
      <w:r w:rsidRPr="0057151A">
        <w:rPr>
          <w:i/>
          <w:sz w:val="24"/>
          <w:szCs w:val="24"/>
        </w:rPr>
        <w:t>n</w:t>
      </w:r>
      <w:r w:rsidRPr="0057151A">
        <w:rPr>
          <w:sz w:val="24"/>
          <w:szCs w:val="24"/>
        </w:rPr>
        <w:t>, there is a successor. Instead, it states that every number has a successor, such that numbers are infinite</w:t>
      </w:r>
      <w:del w:id="49" w:author="new" w:date="2020-02-26T12:50:00Z">
        <w:r w:rsidR="00877F30" w:rsidRPr="00C363F2">
          <w:rPr>
            <w:sz w:val="24"/>
            <w:szCs w:val="28"/>
          </w:rPr>
          <w:delText xml:space="preserve">. Given this, Cheung et al. </w:delText>
        </w:r>
        <w:r w:rsidR="00C46A57" w:rsidRPr="00C363F2">
          <w:rPr>
            <w:noProof/>
            <w:sz w:val="24"/>
            <w:szCs w:val="28"/>
          </w:rPr>
          <w:delText>(2017)</w:delText>
        </w:r>
        <w:r w:rsidR="00877F30" w:rsidRPr="00C363F2">
          <w:rPr>
            <w:sz w:val="24"/>
            <w:szCs w:val="28"/>
          </w:rPr>
          <w:delText xml:space="preserve"> tested the relation between knowledge</w:delText>
        </w:r>
      </w:del>
      <w:ins w:id="50" w:author="new" w:date="2020-02-26T12:50:00Z">
        <w:r w:rsidRPr="0057151A">
          <w:rPr>
            <w:sz w:val="24"/>
            <w:szCs w:val="24"/>
          </w:rPr>
          <w:t xml:space="preserve"> (for similar treatments</w:t>
        </w:r>
      </w:ins>
      <w:r w:rsidRPr="0057151A">
        <w:rPr>
          <w:sz w:val="24"/>
          <w:szCs w:val="24"/>
        </w:rPr>
        <w:t xml:space="preserve"> of </w:t>
      </w:r>
      <w:del w:id="51" w:author="new" w:date="2020-02-26T12:50:00Z">
        <w:r w:rsidR="008358BF" w:rsidRPr="00C363F2">
          <w:rPr>
            <w:sz w:val="24"/>
            <w:szCs w:val="28"/>
          </w:rPr>
          <w:delText xml:space="preserve">how counting implements </w:delText>
        </w:r>
      </w:del>
      <w:r w:rsidRPr="0057151A">
        <w:rPr>
          <w:sz w:val="24"/>
          <w:szCs w:val="24"/>
        </w:rPr>
        <w:t>the successor function</w:t>
      </w:r>
      <w:del w:id="52" w:author="new" w:date="2020-02-26T12:50:00Z">
        <w:r w:rsidR="008358BF" w:rsidRPr="00C363F2">
          <w:rPr>
            <w:sz w:val="24"/>
            <w:szCs w:val="28"/>
          </w:rPr>
          <w:delText xml:space="preserve"> (i.e. as measured by the Unit task)</w:delText>
        </w:r>
        <w:r w:rsidR="00877F30" w:rsidRPr="00C363F2">
          <w:rPr>
            <w:sz w:val="24"/>
            <w:szCs w:val="28"/>
          </w:rPr>
          <w:delText xml:space="preserve"> and children’s developing</w:delText>
        </w:r>
      </w:del>
      <w:ins w:id="53" w:author="new" w:date="2020-02-26T12:50:00Z">
        <w:r w:rsidRPr="0057151A">
          <w:rPr>
            <w:sz w:val="24"/>
            <w:szCs w:val="24"/>
          </w:rPr>
          <w:t xml:space="preserve">, see e.g. </w:t>
        </w:r>
        <w:proofErr w:type="spellStart"/>
        <w:r w:rsidRPr="0057151A">
          <w:rPr>
            <w:sz w:val="24"/>
            <w:szCs w:val="24"/>
          </w:rPr>
          <w:t>Decock</w:t>
        </w:r>
        <w:proofErr w:type="spellEnd"/>
        <w:r w:rsidRPr="0057151A">
          <w:rPr>
            <w:sz w:val="24"/>
            <w:szCs w:val="24"/>
          </w:rPr>
          <w:t>, 2008; Wright, 1983). Given that</w:t>
        </w:r>
      </w:ins>
      <w:r w:rsidRPr="0057151A">
        <w:rPr>
          <w:sz w:val="24"/>
          <w:szCs w:val="24"/>
        </w:rPr>
        <w:t xml:space="preserve"> knowledge of </w:t>
      </w:r>
      <w:del w:id="54" w:author="new" w:date="2020-02-26T12:50:00Z">
        <w:r w:rsidR="00877F30" w:rsidRPr="00C363F2">
          <w:rPr>
            <w:sz w:val="24"/>
            <w:szCs w:val="28"/>
          </w:rPr>
          <w:delText>numerical infinity. To do this, they asked children not only to reason about</w:delText>
        </w:r>
      </w:del>
      <w:ins w:id="55" w:author="new" w:date="2020-02-26T12:50:00Z">
        <w:r w:rsidRPr="0057151A">
          <w:rPr>
            <w:sz w:val="24"/>
            <w:szCs w:val="24"/>
          </w:rPr>
          <w:t>particular numbers could plausibly reflect memorized knowledge rather than the application of a productive</w:t>
        </w:r>
      </w:ins>
      <w:r w:rsidRPr="0057151A">
        <w:rPr>
          <w:sz w:val="24"/>
          <w:szCs w:val="24"/>
        </w:rPr>
        <w:t xml:space="preserve"> successor </w:t>
      </w:r>
      <w:del w:id="56" w:author="new" w:date="2020-02-26T12:50:00Z">
        <w:r w:rsidR="00877F30" w:rsidRPr="00C363F2">
          <w:rPr>
            <w:sz w:val="24"/>
            <w:szCs w:val="28"/>
          </w:rPr>
          <w:delText>relations for familiar numbers, but also asked children their beliefs about numbers in general. Specifically</w:delText>
        </w:r>
      </w:del>
      <w:ins w:id="57" w:author="new" w:date="2020-02-26T12:50:00Z">
        <w:r w:rsidRPr="0057151A">
          <w:rPr>
            <w:sz w:val="24"/>
            <w:szCs w:val="24"/>
          </w:rPr>
          <w:t>function</w:t>
        </w:r>
      </w:ins>
      <w:r w:rsidRPr="0057151A">
        <w:rPr>
          <w:sz w:val="24"/>
          <w:szCs w:val="24"/>
        </w:rPr>
        <w:t xml:space="preserve">, Cheung et al. (2017) </w:t>
      </w:r>
      <w:del w:id="58" w:author="new" w:date="2020-02-26T12:50:00Z">
        <w:r w:rsidR="00877F30" w:rsidRPr="00C363F2">
          <w:rPr>
            <w:sz w:val="24"/>
            <w:szCs w:val="28"/>
          </w:rPr>
          <w:delText>tested children using</w:delText>
        </w:r>
      </w:del>
      <w:ins w:id="59" w:author="new" w:date="2020-02-26T12:50:00Z">
        <w:r w:rsidRPr="0057151A">
          <w:rPr>
            <w:sz w:val="24"/>
            <w:szCs w:val="24"/>
          </w:rPr>
          <w:t>paired</w:t>
        </w:r>
      </w:ins>
      <w:r w:rsidRPr="0057151A">
        <w:rPr>
          <w:sz w:val="24"/>
          <w:szCs w:val="24"/>
        </w:rPr>
        <w:t xml:space="preserve"> the Unit Task </w:t>
      </w:r>
      <w:del w:id="60" w:author="new" w:date="2020-02-26T12:50:00Z">
        <w:r w:rsidR="00877F30" w:rsidRPr="00C363F2">
          <w:rPr>
            <w:sz w:val="24"/>
            <w:szCs w:val="28"/>
          </w:rPr>
          <w:delText>and</w:delText>
        </w:r>
      </w:del>
      <w:ins w:id="61" w:author="new" w:date="2020-02-26T12:50:00Z">
        <w:r w:rsidRPr="0057151A">
          <w:rPr>
            <w:sz w:val="24"/>
            <w:szCs w:val="24"/>
          </w:rPr>
          <w:t>(which tested how children implement the successor function in particular numbers) with</w:t>
        </w:r>
      </w:ins>
      <w:r w:rsidRPr="0057151A">
        <w:rPr>
          <w:sz w:val="24"/>
          <w:szCs w:val="24"/>
        </w:rPr>
        <w:t xml:space="preserve"> an infinity </w:t>
      </w:r>
      <w:del w:id="62" w:author="new" w:date="2020-02-26T12:50:00Z">
        <w:r w:rsidR="00877F30" w:rsidRPr="00C363F2">
          <w:rPr>
            <w:sz w:val="24"/>
            <w:szCs w:val="28"/>
          </w:rPr>
          <w:delText>battery</w:delText>
        </w:r>
      </w:del>
      <w:ins w:id="63" w:author="new" w:date="2020-02-26T12:50:00Z">
        <w:r w:rsidRPr="0057151A">
          <w:rPr>
            <w:sz w:val="24"/>
            <w:szCs w:val="24"/>
          </w:rPr>
          <w:t>interview</w:t>
        </w:r>
      </w:ins>
      <w:r w:rsidRPr="0057151A">
        <w:rPr>
          <w:sz w:val="24"/>
          <w:szCs w:val="24"/>
        </w:rPr>
        <w:t xml:space="preserve"> first reported by Gelman and colleagues (e.g., Evans, 1983; Hartnett &amp; Gelman, 1998</w:t>
      </w:r>
      <w:del w:id="64" w:author="new" w:date="2020-02-26T12:50:00Z">
        <w:r w:rsidR="00865F99" w:rsidRPr="00C363F2">
          <w:rPr>
            <w:noProof/>
            <w:sz w:val="24"/>
            <w:szCs w:val="28"/>
          </w:rPr>
          <w:delText>)</w:delText>
        </w:r>
        <w:r w:rsidR="00877F30" w:rsidRPr="00C363F2">
          <w:rPr>
            <w:sz w:val="24"/>
            <w:szCs w:val="28"/>
          </w:rPr>
          <w:delText>.</w:delText>
        </w:r>
      </w:del>
      <w:ins w:id="65" w:author="new" w:date="2020-02-26T12:50:00Z">
        <w:r w:rsidRPr="0057151A">
          <w:rPr>
            <w:sz w:val="24"/>
            <w:szCs w:val="24"/>
          </w:rPr>
          <w:t>), which tested children’s beliefs about numbers as a class.</w:t>
        </w:r>
      </w:ins>
      <w:r w:rsidRPr="0057151A">
        <w:rPr>
          <w:sz w:val="24"/>
          <w:szCs w:val="24"/>
        </w:rPr>
        <w:t xml:space="preserve"> In this battery, children were asked about the largest number they could name and whether it was the largest possible number, or whether it might be possible to repeatedly add 1 to it. This “successor question” tested </w:t>
      </w:r>
      <w:del w:id="66" w:author="new" w:date="2020-02-26T12:50:00Z">
        <w:r w:rsidR="00877F30" w:rsidRPr="00C363F2">
          <w:rPr>
            <w:sz w:val="24"/>
            <w:szCs w:val="28"/>
          </w:rPr>
          <w:delText>their explicit understanding</w:delText>
        </w:r>
      </w:del>
      <w:ins w:id="67" w:author="new" w:date="2020-02-26T12:50:00Z">
        <w:r w:rsidRPr="0057151A">
          <w:rPr>
            <w:sz w:val="24"/>
            <w:szCs w:val="24"/>
          </w:rPr>
          <w:t>whether children believe</w:t>
        </w:r>
      </w:ins>
      <w:r w:rsidRPr="0057151A">
        <w:rPr>
          <w:sz w:val="24"/>
          <w:szCs w:val="24"/>
        </w:rPr>
        <w:t xml:space="preserve"> that </w:t>
      </w:r>
      <w:del w:id="68" w:author="new" w:date="2020-02-26T12:50:00Z">
        <w:r w:rsidR="00877F30" w:rsidRPr="00C363F2">
          <w:rPr>
            <w:sz w:val="24"/>
            <w:szCs w:val="28"/>
          </w:rPr>
          <w:delText xml:space="preserve">the successor function applies to all </w:delText>
        </w:r>
      </w:del>
      <w:r w:rsidRPr="0057151A">
        <w:rPr>
          <w:sz w:val="24"/>
          <w:szCs w:val="24"/>
        </w:rPr>
        <w:t>numbers</w:t>
      </w:r>
      <w:ins w:id="69" w:author="new" w:date="2020-02-26T12:50:00Z">
        <w:r w:rsidRPr="0057151A">
          <w:rPr>
            <w:sz w:val="24"/>
            <w:szCs w:val="24"/>
          </w:rPr>
          <w:t xml:space="preserve"> can be generated via a +1 rule</w:t>
        </w:r>
      </w:ins>
      <w:r w:rsidRPr="0057151A">
        <w:rPr>
          <w:sz w:val="24"/>
          <w:szCs w:val="24"/>
        </w:rPr>
        <w:t xml:space="preserve">. Children also answered an “endless question” about whether counting would get them to the end of numbers, or if numbers went on forever. Like </w:t>
      </w:r>
      <w:del w:id="70" w:author="new" w:date="2020-02-26T12:50:00Z">
        <w:r w:rsidR="00877F30" w:rsidRPr="00C363F2">
          <w:rPr>
            <w:sz w:val="24"/>
            <w:szCs w:val="28"/>
          </w:rPr>
          <w:delText>the earliest</w:delText>
        </w:r>
      </w:del>
      <w:ins w:id="71" w:author="new" w:date="2020-02-26T12:50:00Z">
        <w:r w:rsidRPr="0057151A">
          <w:rPr>
            <w:sz w:val="24"/>
            <w:szCs w:val="24"/>
          </w:rPr>
          <w:t>earlier</w:t>
        </w:r>
      </w:ins>
      <w:r w:rsidRPr="0057151A">
        <w:rPr>
          <w:sz w:val="24"/>
          <w:szCs w:val="24"/>
        </w:rPr>
        <w:t xml:space="preserve"> studies on this topic</w:t>
      </w:r>
      <w:del w:id="72" w:author="new" w:date="2020-02-26T12:50:00Z">
        <w:r w:rsidR="00877F30" w:rsidRPr="00C363F2">
          <w:rPr>
            <w:sz w:val="24"/>
            <w:szCs w:val="28"/>
          </w:rPr>
          <w:delText>,</w:delText>
        </w:r>
      </w:del>
      <w:ins w:id="73" w:author="new" w:date="2020-02-26T12:50:00Z">
        <w:r w:rsidRPr="0057151A">
          <w:rPr>
            <w:sz w:val="24"/>
            <w:szCs w:val="24"/>
          </w:rPr>
          <w:t xml:space="preserve"> (Evans, 1983; Hartnett &amp; Gelman, 1998),</w:t>
        </w:r>
      </w:ins>
      <w:r w:rsidRPr="0057151A">
        <w:rPr>
          <w:sz w:val="24"/>
          <w:szCs w:val="24"/>
        </w:rPr>
        <w:t xml:space="preserve"> Cheung et al. (2017) found that children initially believe that numbers are finite, and that it’s not always possible to add 1, but that by around the age of 6</w:t>
      </w:r>
      <w:del w:id="74" w:author="new" w:date="2020-02-26T12:50:00Z">
        <w:r w:rsidR="00877F30" w:rsidRPr="00C363F2">
          <w:rPr>
            <w:sz w:val="24"/>
            <w:szCs w:val="28"/>
          </w:rPr>
          <w:delText>,</w:delText>
        </w:r>
      </w:del>
      <w:r w:rsidRPr="0057151A">
        <w:rPr>
          <w:sz w:val="24"/>
          <w:szCs w:val="24"/>
        </w:rPr>
        <w:t xml:space="preserve"> many undergo a transition and begin to claim that numbers never end. Further, they found that this knowledge </w:t>
      </w:r>
      <w:r w:rsidRPr="0057151A">
        <w:rPr>
          <w:sz w:val="24"/>
          <w:szCs w:val="24"/>
        </w:rPr>
        <w:lastRenderedPageBreak/>
        <w:t xml:space="preserve">emerged shortly after children were able to reason about successor relations and pass the Unit task for large numbers in their count list. </w:t>
      </w:r>
    </w:p>
    <w:p w14:paraId="08A323A8" w14:textId="24DB3738" w:rsidR="0076183A" w:rsidRPr="0057151A" w:rsidRDefault="00E532BA" w:rsidP="0076183A">
      <w:pPr>
        <w:rPr>
          <w:sz w:val="24"/>
          <w:szCs w:val="24"/>
        </w:rPr>
      </w:pPr>
      <w:r w:rsidRPr="0057151A">
        <w:rPr>
          <w:sz w:val="24"/>
          <w:szCs w:val="24"/>
        </w:rPr>
        <w:t xml:space="preserve">How might children learn, from knowledge of a finite count list, that numbers exhibit a successor function, and are infinite? Previous studies have found that children’s ability to identify successors for known numbers, as measured by the Unit task, is related to how high they can count (Cheung et al., 2017; Davidson et al., 2012). For example, Cheung et al. (2017) found that children who could count up to at least 80 (many of whom could count even higher) were able to identify the cardinal value of successors for a wide range of known numbers within their count list, whereas children with lower highest counts could only do so reliably for the smallest numbers. This observation suggests at least two mutually compatible explanations for the relationship between counting experience and successor function knowledge. The first possibility is that there is no direct link between how high a child can count and successor knowledge, and that these two outcomes are correlated because they both result from general exposure to number. The second possibility is that there is a more direct causal link between the two: that children’s understanding of how count words are syntactically structured might inform their intuitions regarding successor relations and infinity, and that this structure is only apparent after children have learned to count to relatively large numbers. Specifically, Cheung et al. (2017) noted that when children learn to count in English, they are required to learn a recursive base 10 structure wherein they first count from one to nine, then repeat this one through nine structure with varying degrees of regularity for higher decades, which themselves are generated by multiplying 1-9 by 10 (for related proposals, see Barner, 2017; </w:t>
      </w:r>
      <w:del w:id="75" w:author="new" w:date="2020-02-26T12:50:00Z">
        <w:r w:rsidR="0032627A" w:rsidRPr="00C363F2">
          <w:rPr>
            <w:noProof/>
            <w:sz w:val="24"/>
            <w:szCs w:val="28"/>
          </w:rPr>
          <w:delText>Yang, 2016)</w:delText>
        </w:r>
        <w:r w:rsidR="00101E0C" w:rsidRPr="00C363F2">
          <w:rPr>
            <w:sz w:val="24"/>
            <w:szCs w:val="28"/>
          </w:rPr>
          <w:delText>.</w:delText>
        </w:r>
      </w:del>
      <w:proofErr w:type="spellStart"/>
      <w:ins w:id="76" w:author="new" w:date="2020-02-26T12:50:00Z">
        <w:r w:rsidRPr="0057151A">
          <w:rPr>
            <w:sz w:val="24"/>
            <w:szCs w:val="24"/>
          </w:rPr>
          <w:t>Hurford</w:t>
        </w:r>
        <w:proofErr w:type="spellEnd"/>
        <w:r w:rsidRPr="0057151A">
          <w:rPr>
            <w:sz w:val="24"/>
            <w:szCs w:val="24"/>
          </w:rPr>
          <w:t xml:space="preserve">, 1987; Rule, </w:t>
        </w:r>
        <w:proofErr w:type="spellStart"/>
        <w:r w:rsidRPr="0057151A">
          <w:rPr>
            <w:sz w:val="24"/>
            <w:szCs w:val="24"/>
          </w:rPr>
          <w:t>Dechter</w:t>
        </w:r>
        <w:proofErr w:type="spellEnd"/>
        <w:r w:rsidRPr="0057151A">
          <w:rPr>
            <w:sz w:val="24"/>
            <w:szCs w:val="24"/>
          </w:rPr>
          <w:t xml:space="preserve">, &amp; Tenenbaum, 2015; Yang, 2016). Compatible with other cases of morphological learning (e.g., the past tense or plural; Pinker &amp; Ullman, 2002), children may begin by simply memorizing </w:t>
        </w:r>
        <w:r w:rsidRPr="0057151A">
          <w:rPr>
            <w:sz w:val="24"/>
            <w:szCs w:val="24"/>
          </w:rPr>
          <w:lastRenderedPageBreak/>
          <w:t xml:space="preserve">items in their count list, but transition to a system of rules when the number of regular items is sufficiently large, resulting in a rule that can generate an unbounded number of exemplars (and in tandem, the intuition that numbers may never end). For example, after having learned to count to forty or fifty, a child might notice that after each decade term (twenty, thirty, forty, etc.) the next number can be generated using an additive decade+unit rule, by adding the words one through nine in order as in </w:t>
        </w:r>
        <w:r w:rsidR="00E20038" w:rsidRPr="0057151A">
          <w:rPr>
            <w:sz w:val="24"/>
            <w:szCs w:val="24"/>
          </w:rPr>
          <w:t>Table 1</w:t>
        </w:r>
        <w:r w:rsidRPr="0057151A">
          <w:rPr>
            <w:sz w:val="24"/>
            <w:szCs w:val="24"/>
          </w:rPr>
          <w:t xml:space="preserve">: </w:t>
        </w:r>
      </w:ins>
    </w:p>
    <w:tbl>
      <w:tblPr>
        <w:tblStyle w:val="4"/>
        <w:tblW w:w="6300" w:type="dxa"/>
        <w:tblInd w:w="1761"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1530"/>
        <w:gridCol w:w="1260"/>
        <w:gridCol w:w="2160"/>
        <w:gridCol w:w="1350"/>
      </w:tblGrid>
      <w:tr w:rsidR="00E20038" w:rsidRPr="0057151A" w14:paraId="0A513CF4" w14:textId="77777777" w:rsidTr="00E20038">
        <w:trPr>
          <w:trHeight w:val="503"/>
          <w:ins w:id="77" w:author="new" w:date="2020-02-26T12:50:00Z"/>
        </w:trPr>
        <w:tc>
          <w:tcPr>
            <w:tcW w:w="6300" w:type="dxa"/>
            <w:gridSpan w:val="4"/>
            <w:tcBorders>
              <w:top w:val="single" w:sz="4" w:space="0" w:color="000000"/>
              <w:right w:val="nil"/>
            </w:tcBorders>
            <w:vAlign w:val="center"/>
          </w:tcPr>
          <w:p w14:paraId="5274DAB4" w14:textId="180B9E19" w:rsidR="00E20038" w:rsidRPr="0057151A" w:rsidRDefault="00E20038" w:rsidP="00E20038">
            <w:pPr>
              <w:spacing w:line="240" w:lineRule="auto"/>
              <w:ind w:firstLine="0"/>
              <w:rPr>
                <w:ins w:id="78" w:author="new" w:date="2020-02-26T12:50:00Z"/>
              </w:rPr>
            </w:pPr>
            <w:ins w:id="79" w:author="new" w:date="2020-02-26T12:50:00Z">
              <w:r w:rsidRPr="0057151A">
                <w:t xml:space="preserve">Table </w:t>
              </w:r>
              <w:r w:rsidR="00E03CF1">
                <w:fldChar w:fldCharType="begin"/>
              </w:r>
              <w:r w:rsidR="00E03CF1">
                <w:instrText xml:space="preserve"> SEQ Table \* ARABIC </w:instrText>
              </w:r>
              <w:r w:rsidR="00E03CF1">
                <w:fldChar w:fldCharType="separate"/>
              </w:r>
              <w:r w:rsidR="00CF3EEC">
                <w:rPr>
                  <w:noProof/>
                </w:rPr>
                <w:t>1</w:t>
              </w:r>
              <w:r w:rsidR="00E03CF1">
                <w:rPr>
                  <w:noProof/>
                </w:rPr>
                <w:fldChar w:fldCharType="end"/>
              </w:r>
              <w:r w:rsidRPr="0057151A">
                <w:t>.</w:t>
              </w:r>
            </w:ins>
          </w:p>
          <w:p w14:paraId="67F70394" w14:textId="77777777" w:rsidR="00E20038" w:rsidRPr="0057151A" w:rsidRDefault="00E20038" w:rsidP="00E20038">
            <w:pPr>
              <w:spacing w:line="240" w:lineRule="auto"/>
              <w:ind w:firstLine="0"/>
              <w:rPr>
                <w:ins w:id="80" w:author="new" w:date="2020-02-26T12:50:00Z"/>
              </w:rPr>
            </w:pPr>
            <w:ins w:id="81" w:author="new" w:date="2020-02-26T12:50:00Z">
              <w:r w:rsidRPr="0057151A">
                <w:rPr>
                  <w:i/>
                  <w:iCs/>
                </w:rPr>
                <w:t xml:space="preserve">Example of </w:t>
              </w:r>
              <w:proofErr w:type="spellStart"/>
              <w:r w:rsidRPr="0057151A">
                <w:rPr>
                  <w:i/>
                  <w:iCs/>
                </w:rPr>
                <w:t>Decade+Unit</w:t>
              </w:r>
              <w:proofErr w:type="spellEnd"/>
              <w:r w:rsidRPr="0057151A">
                <w:rPr>
                  <w:i/>
                  <w:iCs/>
                </w:rPr>
                <w:t xml:space="preserve"> Rule for “thirty” and “</w:t>
              </w:r>
              <w:proofErr w:type="spellStart"/>
              <w:r w:rsidRPr="0057151A">
                <w:rPr>
                  <w:i/>
                  <w:iCs/>
                </w:rPr>
                <w:t>xty</w:t>
              </w:r>
              <w:proofErr w:type="spellEnd"/>
              <w:r w:rsidRPr="0057151A">
                <w:rPr>
                  <w:i/>
                  <w:iCs/>
                </w:rPr>
                <w:t>”</w:t>
              </w:r>
            </w:ins>
          </w:p>
        </w:tc>
      </w:tr>
      <w:tr w:rsidR="00E20038" w:rsidRPr="0057151A" w14:paraId="2F10F79C" w14:textId="77777777" w:rsidTr="00E20038">
        <w:trPr>
          <w:trHeight w:val="259"/>
          <w:ins w:id="82" w:author="new" w:date="2020-02-26T12:50:00Z"/>
        </w:trPr>
        <w:tc>
          <w:tcPr>
            <w:tcW w:w="1530" w:type="dxa"/>
            <w:vMerge w:val="restart"/>
            <w:tcBorders>
              <w:top w:val="single" w:sz="4" w:space="0" w:color="000000"/>
              <w:right w:val="nil"/>
            </w:tcBorders>
            <w:vAlign w:val="center"/>
          </w:tcPr>
          <w:p w14:paraId="699C1D9A" w14:textId="77777777" w:rsidR="00E20038" w:rsidRPr="0057151A" w:rsidRDefault="00E20038" w:rsidP="00E20038">
            <w:pPr>
              <w:spacing w:line="240" w:lineRule="auto"/>
              <w:ind w:firstLine="0"/>
              <w:rPr>
                <w:ins w:id="83" w:author="new" w:date="2020-02-26T12:50:00Z"/>
              </w:rPr>
            </w:pPr>
            <w:ins w:id="84" w:author="new" w:date="2020-02-26T12:50:00Z">
              <w:r w:rsidRPr="0057151A">
                <w:t>Decade label</w:t>
              </w:r>
            </w:ins>
          </w:p>
        </w:tc>
        <w:tc>
          <w:tcPr>
            <w:tcW w:w="1260" w:type="dxa"/>
            <w:vMerge w:val="restart"/>
            <w:tcBorders>
              <w:top w:val="single" w:sz="4" w:space="0" w:color="000000"/>
              <w:left w:val="nil"/>
              <w:right w:val="nil"/>
            </w:tcBorders>
            <w:vAlign w:val="center"/>
          </w:tcPr>
          <w:p w14:paraId="2528894B" w14:textId="77777777" w:rsidR="00E20038" w:rsidRPr="0057151A" w:rsidRDefault="00E20038" w:rsidP="00E20038">
            <w:pPr>
              <w:spacing w:line="240" w:lineRule="auto"/>
              <w:ind w:firstLine="0"/>
              <w:rPr>
                <w:ins w:id="85" w:author="new" w:date="2020-02-26T12:50:00Z"/>
              </w:rPr>
            </w:pPr>
            <w:ins w:id="86" w:author="new" w:date="2020-02-26T12:50:00Z">
              <w:r w:rsidRPr="0057151A">
                <w:t>Unit label</w:t>
              </w:r>
            </w:ins>
          </w:p>
        </w:tc>
        <w:tc>
          <w:tcPr>
            <w:tcW w:w="2160" w:type="dxa"/>
            <w:vMerge w:val="restart"/>
            <w:tcBorders>
              <w:top w:val="single" w:sz="4" w:space="0" w:color="000000"/>
              <w:left w:val="nil"/>
              <w:right w:val="nil"/>
            </w:tcBorders>
            <w:vAlign w:val="center"/>
          </w:tcPr>
          <w:p w14:paraId="1F27CEC0" w14:textId="77777777" w:rsidR="00E20038" w:rsidRPr="0057151A" w:rsidRDefault="00E20038" w:rsidP="00E20038">
            <w:pPr>
              <w:spacing w:line="240" w:lineRule="auto"/>
              <w:ind w:firstLine="0"/>
              <w:rPr>
                <w:ins w:id="87" w:author="new" w:date="2020-02-26T12:50:00Z"/>
              </w:rPr>
            </w:pPr>
            <w:proofErr w:type="spellStart"/>
            <w:ins w:id="88" w:author="new" w:date="2020-02-26T12:50:00Z">
              <w:r w:rsidRPr="0057151A">
                <w:t>Decade+Unit</w:t>
              </w:r>
              <w:proofErr w:type="spellEnd"/>
              <w:r w:rsidRPr="0057151A">
                <w:t xml:space="preserve"> Label</w:t>
              </w:r>
            </w:ins>
          </w:p>
        </w:tc>
        <w:tc>
          <w:tcPr>
            <w:tcW w:w="1350" w:type="dxa"/>
            <w:vMerge w:val="restart"/>
            <w:tcBorders>
              <w:top w:val="single" w:sz="4" w:space="0" w:color="000000"/>
              <w:left w:val="nil"/>
              <w:right w:val="nil"/>
            </w:tcBorders>
            <w:vAlign w:val="center"/>
          </w:tcPr>
          <w:p w14:paraId="553360AF" w14:textId="77777777" w:rsidR="00E20038" w:rsidRPr="0057151A" w:rsidRDefault="00E20038" w:rsidP="00E20038">
            <w:pPr>
              <w:spacing w:line="240" w:lineRule="auto"/>
              <w:ind w:firstLine="0"/>
              <w:rPr>
                <w:ins w:id="89" w:author="new" w:date="2020-02-26T12:50:00Z"/>
              </w:rPr>
            </w:pPr>
            <w:ins w:id="90" w:author="new" w:date="2020-02-26T12:50:00Z">
              <w:r w:rsidRPr="0057151A">
                <w:t>Cardinal value</w:t>
              </w:r>
            </w:ins>
          </w:p>
        </w:tc>
      </w:tr>
      <w:tr w:rsidR="00E20038" w:rsidRPr="0057151A" w14:paraId="1539C8E7" w14:textId="77777777" w:rsidTr="00E20038">
        <w:trPr>
          <w:trHeight w:val="291"/>
          <w:ins w:id="91" w:author="new" w:date="2020-02-26T12:50:00Z"/>
        </w:trPr>
        <w:tc>
          <w:tcPr>
            <w:tcW w:w="1530" w:type="dxa"/>
            <w:vMerge/>
            <w:tcBorders>
              <w:top w:val="single" w:sz="4" w:space="0" w:color="000000"/>
              <w:right w:val="nil"/>
            </w:tcBorders>
          </w:tcPr>
          <w:p w14:paraId="38F7F3F0" w14:textId="77777777" w:rsidR="00E20038" w:rsidRPr="0057151A" w:rsidRDefault="00E20038" w:rsidP="00E532BA">
            <w:pPr>
              <w:widowControl w:val="0"/>
              <w:pBdr>
                <w:top w:val="nil"/>
                <w:left w:val="nil"/>
                <w:bottom w:val="nil"/>
                <w:right w:val="nil"/>
                <w:between w:val="nil"/>
              </w:pBdr>
              <w:spacing w:line="276" w:lineRule="auto"/>
              <w:ind w:firstLine="0"/>
              <w:rPr>
                <w:ins w:id="92" w:author="new" w:date="2020-02-26T12:50:00Z"/>
              </w:rPr>
            </w:pPr>
          </w:p>
        </w:tc>
        <w:tc>
          <w:tcPr>
            <w:tcW w:w="1260" w:type="dxa"/>
            <w:vMerge/>
            <w:tcBorders>
              <w:top w:val="single" w:sz="4" w:space="0" w:color="000000"/>
              <w:left w:val="nil"/>
              <w:right w:val="nil"/>
            </w:tcBorders>
            <w:vAlign w:val="center"/>
          </w:tcPr>
          <w:p w14:paraId="1B5616FB" w14:textId="77777777" w:rsidR="00E20038" w:rsidRPr="0057151A" w:rsidRDefault="00E20038" w:rsidP="00E20038">
            <w:pPr>
              <w:widowControl w:val="0"/>
              <w:pBdr>
                <w:top w:val="nil"/>
                <w:left w:val="nil"/>
                <w:bottom w:val="nil"/>
                <w:right w:val="nil"/>
                <w:between w:val="nil"/>
              </w:pBdr>
              <w:spacing w:line="276" w:lineRule="auto"/>
              <w:ind w:firstLine="0"/>
              <w:rPr>
                <w:ins w:id="93" w:author="new" w:date="2020-02-26T12:50:00Z"/>
              </w:rPr>
            </w:pPr>
          </w:p>
        </w:tc>
        <w:tc>
          <w:tcPr>
            <w:tcW w:w="2160" w:type="dxa"/>
            <w:vMerge/>
            <w:tcBorders>
              <w:top w:val="single" w:sz="4" w:space="0" w:color="000000"/>
              <w:left w:val="nil"/>
              <w:right w:val="nil"/>
            </w:tcBorders>
            <w:vAlign w:val="center"/>
          </w:tcPr>
          <w:p w14:paraId="50BC5806" w14:textId="77777777" w:rsidR="00E20038" w:rsidRPr="0057151A" w:rsidRDefault="00E20038" w:rsidP="00E20038">
            <w:pPr>
              <w:widowControl w:val="0"/>
              <w:pBdr>
                <w:top w:val="nil"/>
                <w:left w:val="nil"/>
                <w:bottom w:val="nil"/>
                <w:right w:val="nil"/>
                <w:between w:val="nil"/>
              </w:pBdr>
              <w:spacing w:line="276" w:lineRule="auto"/>
              <w:ind w:firstLine="0"/>
              <w:rPr>
                <w:ins w:id="94" w:author="new" w:date="2020-02-26T12:50:00Z"/>
              </w:rPr>
            </w:pPr>
          </w:p>
        </w:tc>
        <w:tc>
          <w:tcPr>
            <w:tcW w:w="1350" w:type="dxa"/>
            <w:vMerge/>
            <w:tcBorders>
              <w:top w:val="single" w:sz="4" w:space="0" w:color="000000"/>
              <w:left w:val="nil"/>
              <w:right w:val="nil"/>
            </w:tcBorders>
            <w:vAlign w:val="center"/>
          </w:tcPr>
          <w:p w14:paraId="6489CAE6" w14:textId="77777777" w:rsidR="00E20038" w:rsidRPr="0057151A" w:rsidRDefault="00E20038" w:rsidP="00E20038">
            <w:pPr>
              <w:widowControl w:val="0"/>
              <w:pBdr>
                <w:top w:val="nil"/>
                <w:left w:val="nil"/>
                <w:bottom w:val="nil"/>
                <w:right w:val="nil"/>
                <w:between w:val="nil"/>
              </w:pBdr>
              <w:spacing w:line="276" w:lineRule="auto"/>
              <w:ind w:firstLine="0"/>
              <w:rPr>
                <w:ins w:id="95" w:author="new" w:date="2020-02-26T12:50:00Z"/>
              </w:rPr>
            </w:pPr>
          </w:p>
        </w:tc>
      </w:tr>
      <w:tr w:rsidR="00E20038" w:rsidRPr="0057151A" w14:paraId="21D037A9" w14:textId="77777777" w:rsidTr="00E20038">
        <w:trPr>
          <w:trHeight w:val="251"/>
          <w:ins w:id="96" w:author="new" w:date="2020-02-26T12:50:00Z"/>
        </w:trPr>
        <w:tc>
          <w:tcPr>
            <w:tcW w:w="1530" w:type="dxa"/>
            <w:tcBorders>
              <w:top w:val="single" w:sz="4" w:space="0" w:color="000000"/>
              <w:bottom w:val="nil"/>
              <w:right w:val="nil"/>
            </w:tcBorders>
            <w:vAlign w:val="center"/>
          </w:tcPr>
          <w:p w14:paraId="64DCF63F" w14:textId="77777777" w:rsidR="00E20038" w:rsidRPr="0057151A" w:rsidRDefault="00E20038" w:rsidP="00E20038">
            <w:pPr>
              <w:spacing w:line="240" w:lineRule="auto"/>
              <w:ind w:firstLine="0"/>
              <w:rPr>
                <w:ins w:id="97" w:author="new" w:date="2020-02-26T12:50:00Z"/>
              </w:rPr>
            </w:pPr>
            <w:ins w:id="98" w:author="new" w:date="2020-02-26T12:50:00Z">
              <w:r w:rsidRPr="0057151A">
                <w:t>thirty</w:t>
              </w:r>
            </w:ins>
          </w:p>
        </w:tc>
        <w:tc>
          <w:tcPr>
            <w:tcW w:w="1260" w:type="dxa"/>
            <w:tcBorders>
              <w:top w:val="single" w:sz="4" w:space="0" w:color="000000"/>
              <w:left w:val="nil"/>
              <w:bottom w:val="nil"/>
              <w:right w:val="nil"/>
            </w:tcBorders>
            <w:vAlign w:val="center"/>
          </w:tcPr>
          <w:p w14:paraId="0BDFAECC" w14:textId="77777777" w:rsidR="00E20038" w:rsidRPr="0057151A" w:rsidRDefault="00E20038" w:rsidP="00E20038">
            <w:pPr>
              <w:spacing w:line="240" w:lineRule="auto"/>
              <w:ind w:firstLine="0"/>
              <w:rPr>
                <w:ins w:id="99" w:author="new" w:date="2020-02-26T12:50:00Z"/>
              </w:rPr>
            </w:pPr>
            <w:ins w:id="100" w:author="new" w:date="2020-02-26T12:50:00Z">
              <w:r w:rsidRPr="0057151A">
                <w:t>one</w:t>
              </w:r>
            </w:ins>
          </w:p>
        </w:tc>
        <w:tc>
          <w:tcPr>
            <w:tcW w:w="2160" w:type="dxa"/>
            <w:tcBorders>
              <w:top w:val="single" w:sz="4" w:space="0" w:color="000000"/>
              <w:left w:val="nil"/>
              <w:bottom w:val="nil"/>
              <w:right w:val="nil"/>
            </w:tcBorders>
            <w:vAlign w:val="center"/>
          </w:tcPr>
          <w:p w14:paraId="1F418EC5" w14:textId="77777777" w:rsidR="00E20038" w:rsidRPr="0057151A" w:rsidRDefault="00E20038" w:rsidP="00E20038">
            <w:pPr>
              <w:spacing w:line="240" w:lineRule="auto"/>
              <w:ind w:firstLine="0"/>
              <w:rPr>
                <w:ins w:id="101" w:author="new" w:date="2020-02-26T12:50:00Z"/>
              </w:rPr>
            </w:pPr>
            <w:ins w:id="102" w:author="new" w:date="2020-02-26T12:50:00Z">
              <w:r w:rsidRPr="0057151A">
                <w:t>thirty-one</w:t>
              </w:r>
            </w:ins>
          </w:p>
        </w:tc>
        <w:tc>
          <w:tcPr>
            <w:tcW w:w="1350" w:type="dxa"/>
            <w:tcBorders>
              <w:top w:val="single" w:sz="4" w:space="0" w:color="000000"/>
              <w:left w:val="nil"/>
              <w:bottom w:val="nil"/>
              <w:right w:val="nil"/>
            </w:tcBorders>
            <w:vAlign w:val="center"/>
          </w:tcPr>
          <w:p w14:paraId="310EDA0F" w14:textId="77777777" w:rsidR="00E20038" w:rsidRPr="0057151A" w:rsidRDefault="00E20038" w:rsidP="00E20038">
            <w:pPr>
              <w:spacing w:line="240" w:lineRule="auto"/>
              <w:ind w:firstLine="0"/>
              <w:rPr>
                <w:ins w:id="103" w:author="new" w:date="2020-02-26T12:50:00Z"/>
              </w:rPr>
            </w:pPr>
            <w:ins w:id="104" w:author="new" w:date="2020-02-26T12:50:00Z">
              <w:r w:rsidRPr="0057151A">
                <w:t>30+1</w:t>
              </w:r>
            </w:ins>
          </w:p>
        </w:tc>
      </w:tr>
      <w:tr w:rsidR="00E20038" w:rsidRPr="0057151A" w14:paraId="002546C5" w14:textId="77777777" w:rsidTr="00E20038">
        <w:trPr>
          <w:trHeight w:val="251"/>
          <w:ins w:id="105" w:author="new" w:date="2020-02-26T12:50:00Z"/>
        </w:trPr>
        <w:tc>
          <w:tcPr>
            <w:tcW w:w="1530" w:type="dxa"/>
            <w:tcBorders>
              <w:top w:val="nil"/>
              <w:bottom w:val="nil"/>
              <w:right w:val="nil"/>
            </w:tcBorders>
            <w:vAlign w:val="center"/>
          </w:tcPr>
          <w:p w14:paraId="4BF40970" w14:textId="77777777" w:rsidR="00E20038" w:rsidRPr="0057151A" w:rsidRDefault="00E20038" w:rsidP="00E20038">
            <w:pPr>
              <w:spacing w:line="240" w:lineRule="auto"/>
              <w:ind w:firstLine="0"/>
              <w:rPr>
                <w:ins w:id="106" w:author="new" w:date="2020-02-26T12:50:00Z"/>
              </w:rPr>
            </w:pPr>
          </w:p>
        </w:tc>
        <w:tc>
          <w:tcPr>
            <w:tcW w:w="1260" w:type="dxa"/>
            <w:tcBorders>
              <w:top w:val="nil"/>
              <w:left w:val="nil"/>
              <w:bottom w:val="nil"/>
              <w:right w:val="nil"/>
            </w:tcBorders>
            <w:vAlign w:val="center"/>
          </w:tcPr>
          <w:p w14:paraId="6C1AEC9F" w14:textId="77777777" w:rsidR="00E20038" w:rsidRPr="0057151A" w:rsidRDefault="00E20038" w:rsidP="00E20038">
            <w:pPr>
              <w:spacing w:line="240" w:lineRule="auto"/>
              <w:ind w:firstLine="0"/>
              <w:rPr>
                <w:ins w:id="107" w:author="new" w:date="2020-02-26T12:50:00Z"/>
              </w:rPr>
            </w:pPr>
            <w:ins w:id="108" w:author="new" w:date="2020-02-26T12:50:00Z">
              <w:r w:rsidRPr="0057151A">
                <w:t>two</w:t>
              </w:r>
            </w:ins>
          </w:p>
        </w:tc>
        <w:tc>
          <w:tcPr>
            <w:tcW w:w="2160" w:type="dxa"/>
            <w:tcBorders>
              <w:top w:val="nil"/>
              <w:left w:val="nil"/>
              <w:bottom w:val="nil"/>
              <w:right w:val="nil"/>
            </w:tcBorders>
            <w:vAlign w:val="center"/>
          </w:tcPr>
          <w:p w14:paraId="5FF46EEB" w14:textId="77777777" w:rsidR="00E20038" w:rsidRPr="0057151A" w:rsidRDefault="00E20038" w:rsidP="00E20038">
            <w:pPr>
              <w:spacing w:line="240" w:lineRule="auto"/>
              <w:ind w:firstLine="0"/>
              <w:rPr>
                <w:ins w:id="109" w:author="new" w:date="2020-02-26T12:50:00Z"/>
              </w:rPr>
            </w:pPr>
            <w:ins w:id="110" w:author="new" w:date="2020-02-26T12:50:00Z">
              <w:r w:rsidRPr="0057151A">
                <w:t>thirty-two</w:t>
              </w:r>
            </w:ins>
          </w:p>
        </w:tc>
        <w:tc>
          <w:tcPr>
            <w:tcW w:w="1350" w:type="dxa"/>
            <w:tcBorders>
              <w:top w:val="nil"/>
              <w:left w:val="nil"/>
              <w:bottom w:val="nil"/>
              <w:right w:val="nil"/>
            </w:tcBorders>
            <w:vAlign w:val="center"/>
          </w:tcPr>
          <w:p w14:paraId="3F502196" w14:textId="77777777" w:rsidR="00E20038" w:rsidRPr="0057151A" w:rsidRDefault="00E20038" w:rsidP="00E20038">
            <w:pPr>
              <w:spacing w:line="240" w:lineRule="auto"/>
              <w:ind w:firstLine="0"/>
              <w:rPr>
                <w:ins w:id="111" w:author="new" w:date="2020-02-26T12:50:00Z"/>
              </w:rPr>
            </w:pPr>
            <w:ins w:id="112" w:author="new" w:date="2020-02-26T12:50:00Z">
              <w:r w:rsidRPr="0057151A">
                <w:t>31+1</w:t>
              </w:r>
            </w:ins>
          </w:p>
        </w:tc>
      </w:tr>
      <w:tr w:rsidR="00E20038" w:rsidRPr="0057151A" w14:paraId="18E53DE6" w14:textId="77777777" w:rsidTr="00E20038">
        <w:trPr>
          <w:trHeight w:val="251"/>
          <w:ins w:id="113" w:author="new" w:date="2020-02-26T12:50:00Z"/>
        </w:trPr>
        <w:tc>
          <w:tcPr>
            <w:tcW w:w="1530" w:type="dxa"/>
            <w:tcBorders>
              <w:top w:val="nil"/>
              <w:bottom w:val="nil"/>
              <w:right w:val="nil"/>
            </w:tcBorders>
            <w:vAlign w:val="center"/>
          </w:tcPr>
          <w:p w14:paraId="3118ADC9" w14:textId="77777777" w:rsidR="00E20038" w:rsidRPr="0057151A" w:rsidRDefault="00E20038" w:rsidP="00E20038">
            <w:pPr>
              <w:spacing w:line="240" w:lineRule="auto"/>
              <w:ind w:firstLine="0"/>
              <w:rPr>
                <w:ins w:id="114" w:author="new" w:date="2020-02-26T12:50:00Z"/>
              </w:rPr>
            </w:pPr>
          </w:p>
        </w:tc>
        <w:tc>
          <w:tcPr>
            <w:tcW w:w="1260" w:type="dxa"/>
            <w:tcBorders>
              <w:top w:val="nil"/>
              <w:left w:val="nil"/>
              <w:bottom w:val="nil"/>
              <w:right w:val="nil"/>
            </w:tcBorders>
            <w:vAlign w:val="center"/>
          </w:tcPr>
          <w:p w14:paraId="1ACFD708" w14:textId="77777777" w:rsidR="00E20038" w:rsidRPr="0057151A" w:rsidRDefault="00E20038" w:rsidP="00E20038">
            <w:pPr>
              <w:spacing w:line="240" w:lineRule="auto"/>
              <w:ind w:firstLine="0"/>
              <w:rPr>
                <w:ins w:id="115" w:author="new" w:date="2020-02-26T12:50:00Z"/>
              </w:rPr>
            </w:pPr>
            <w:ins w:id="116" w:author="new" w:date="2020-02-26T12:50:00Z">
              <w:r w:rsidRPr="0057151A">
                <w:t>three</w:t>
              </w:r>
            </w:ins>
          </w:p>
        </w:tc>
        <w:tc>
          <w:tcPr>
            <w:tcW w:w="2160" w:type="dxa"/>
            <w:tcBorders>
              <w:top w:val="nil"/>
              <w:left w:val="nil"/>
              <w:bottom w:val="nil"/>
              <w:right w:val="nil"/>
            </w:tcBorders>
            <w:vAlign w:val="center"/>
          </w:tcPr>
          <w:p w14:paraId="32791C0F" w14:textId="77777777" w:rsidR="00E20038" w:rsidRPr="0057151A" w:rsidRDefault="00E20038" w:rsidP="00E20038">
            <w:pPr>
              <w:spacing w:line="240" w:lineRule="auto"/>
              <w:ind w:firstLine="0"/>
              <w:rPr>
                <w:ins w:id="117" w:author="new" w:date="2020-02-26T12:50:00Z"/>
              </w:rPr>
            </w:pPr>
            <w:ins w:id="118" w:author="new" w:date="2020-02-26T12:50:00Z">
              <w:r w:rsidRPr="0057151A">
                <w:t>thirty-three</w:t>
              </w:r>
            </w:ins>
          </w:p>
        </w:tc>
        <w:tc>
          <w:tcPr>
            <w:tcW w:w="1350" w:type="dxa"/>
            <w:tcBorders>
              <w:top w:val="nil"/>
              <w:left w:val="nil"/>
              <w:bottom w:val="nil"/>
              <w:right w:val="nil"/>
            </w:tcBorders>
            <w:vAlign w:val="center"/>
          </w:tcPr>
          <w:p w14:paraId="6B36303B" w14:textId="77777777" w:rsidR="00E20038" w:rsidRPr="0057151A" w:rsidRDefault="00E20038" w:rsidP="00E20038">
            <w:pPr>
              <w:spacing w:line="240" w:lineRule="auto"/>
              <w:ind w:firstLine="0"/>
              <w:rPr>
                <w:ins w:id="119" w:author="new" w:date="2020-02-26T12:50:00Z"/>
              </w:rPr>
            </w:pPr>
            <w:ins w:id="120" w:author="new" w:date="2020-02-26T12:50:00Z">
              <w:r w:rsidRPr="0057151A">
                <w:t>32+1</w:t>
              </w:r>
            </w:ins>
          </w:p>
        </w:tc>
      </w:tr>
      <w:tr w:rsidR="00E20038" w:rsidRPr="0057151A" w14:paraId="20B7D871" w14:textId="77777777" w:rsidTr="00E20038">
        <w:trPr>
          <w:trHeight w:val="266"/>
          <w:ins w:id="121" w:author="new" w:date="2020-02-26T12:50:00Z"/>
        </w:trPr>
        <w:tc>
          <w:tcPr>
            <w:tcW w:w="1530" w:type="dxa"/>
            <w:tcBorders>
              <w:top w:val="nil"/>
              <w:bottom w:val="nil"/>
              <w:right w:val="nil"/>
            </w:tcBorders>
            <w:vAlign w:val="center"/>
          </w:tcPr>
          <w:p w14:paraId="2D845AC7" w14:textId="77777777" w:rsidR="00E20038" w:rsidRPr="0057151A" w:rsidRDefault="00E20038" w:rsidP="00E20038">
            <w:pPr>
              <w:spacing w:line="240" w:lineRule="auto"/>
              <w:ind w:firstLine="0"/>
              <w:rPr>
                <w:ins w:id="122" w:author="new" w:date="2020-02-26T12:50:00Z"/>
              </w:rPr>
            </w:pPr>
          </w:p>
        </w:tc>
        <w:tc>
          <w:tcPr>
            <w:tcW w:w="1260" w:type="dxa"/>
            <w:tcBorders>
              <w:top w:val="nil"/>
              <w:left w:val="nil"/>
              <w:bottom w:val="nil"/>
              <w:right w:val="nil"/>
            </w:tcBorders>
            <w:vAlign w:val="center"/>
          </w:tcPr>
          <w:p w14:paraId="499B3CF0" w14:textId="77777777" w:rsidR="00E20038" w:rsidRPr="0057151A" w:rsidRDefault="00E20038" w:rsidP="00E20038">
            <w:pPr>
              <w:spacing w:line="240" w:lineRule="auto"/>
              <w:ind w:firstLine="0"/>
              <w:rPr>
                <w:ins w:id="123" w:author="new" w:date="2020-02-26T12:50:00Z"/>
              </w:rPr>
            </w:pPr>
            <w:ins w:id="124" w:author="new" w:date="2020-02-26T12:50:00Z">
              <w:r w:rsidRPr="0057151A">
                <w:t>four</w:t>
              </w:r>
            </w:ins>
          </w:p>
        </w:tc>
        <w:tc>
          <w:tcPr>
            <w:tcW w:w="2160" w:type="dxa"/>
            <w:tcBorders>
              <w:top w:val="nil"/>
              <w:left w:val="nil"/>
              <w:bottom w:val="nil"/>
              <w:right w:val="nil"/>
            </w:tcBorders>
            <w:vAlign w:val="center"/>
          </w:tcPr>
          <w:p w14:paraId="637DA950" w14:textId="77777777" w:rsidR="00E20038" w:rsidRPr="0057151A" w:rsidRDefault="00E20038" w:rsidP="00E20038">
            <w:pPr>
              <w:spacing w:line="240" w:lineRule="auto"/>
              <w:ind w:firstLine="0"/>
              <w:rPr>
                <w:ins w:id="125" w:author="new" w:date="2020-02-26T12:50:00Z"/>
              </w:rPr>
            </w:pPr>
            <w:ins w:id="126" w:author="new" w:date="2020-02-26T12:50:00Z">
              <w:r w:rsidRPr="0057151A">
                <w:t>thirty-four</w:t>
              </w:r>
            </w:ins>
          </w:p>
        </w:tc>
        <w:tc>
          <w:tcPr>
            <w:tcW w:w="1350" w:type="dxa"/>
            <w:tcBorders>
              <w:top w:val="nil"/>
              <w:left w:val="nil"/>
              <w:bottom w:val="nil"/>
              <w:right w:val="nil"/>
            </w:tcBorders>
            <w:vAlign w:val="center"/>
          </w:tcPr>
          <w:p w14:paraId="66D55201" w14:textId="77777777" w:rsidR="00E20038" w:rsidRPr="0057151A" w:rsidRDefault="00E20038" w:rsidP="00E20038">
            <w:pPr>
              <w:spacing w:line="240" w:lineRule="auto"/>
              <w:ind w:firstLine="0"/>
              <w:rPr>
                <w:ins w:id="127" w:author="new" w:date="2020-02-26T12:50:00Z"/>
              </w:rPr>
            </w:pPr>
            <w:ins w:id="128" w:author="new" w:date="2020-02-26T12:50:00Z">
              <w:r w:rsidRPr="0057151A">
                <w:t>33+1</w:t>
              </w:r>
            </w:ins>
          </w:p>
        </w:tc>
      </w:tr>
      <w:tr w:rsidR="00E20038" w:rsidRPr="0057151A" w14:paraId="7F43BF1B" w14:textId="77777777" w:rsidTr="00E20038">
        <w:trPr>
          <w:trHeight w:val="251"/>
          <w:ins w:id="129" w:author="new" w:date="2020-02-26T12:50:00Z"/>
        </w:trPr>
        <w:tc>
          <w:tcPr>
            <w:tcW w:w="1530" w:type="dxa"/>
            <w:tcBorders>
              <w:top w:val="nil"/>
              <w:bottom w:val="nil"/>
              <w:right w:val="nil"/>
            </w:tcBorders>
            <w:vAlign w:val="center"/>
          </w:tcPr>
          <w:p w14:paraId="47F725FE" w14:textId="77777777" w:rsidR="00E20038" w:rsidRPr="0057151A" w:rsidRDefault="00E20038" w:rsidP="00E20038">
            <w:pPr>
              <w:spacing w:line="240" w:lineRule="auto"/>
              <w:ind w:firstLine="0"/>
              <w:rPr>
                <w:ins w:id="130" w:author="new" w:date="2020-02-26T12:50:00Z"/>
              </w:rPr>
            </w:pPr>
          </w:p>
        </w:tc>
        <w:tc>
          <w:tcPr>
            <w:tcW w:w="1260" w:type="dxa"/>
            <w:tcBorders>
              <w:top w:val="nil"/>
              <w:left w:val="nil"/>
              <w:bottom w:val="nil"/>
              <w:right w:val="nil"/>
            </w:tcBorders>
            <w:vAlign w:val="center"/>
          </w:tcPr>
          <w:p w14:paraId="6F794AED" w14:textId="77777777" w:rsidR="00E20038" w:rsidRPr="0057151A" w:rsidRDefault="00E20038" w:rsidP="00E20038">
            <w:pPr>
              <w:spacing w:line="240" w:lineRule="auto"/>
              <w:ind w:firstLine="0"/>
              <w:rPr>
                <w:ins w:id="131" w:author="new" w:date="2020-02-26T12:50:00Z"/>
              </w:rPr>
            </w:pPr>
            <w:ins w:id="132" w:author="new" w:date="2020-02-26T12:50:00Z">
              <w:r w:rsidRPr="0057151A">
                <w:t>n</w:t>
              </w:r>
            </w:ins>
          </w:p>
        </w:tc>
        <w:tc>
          <w:tcPr>
            <w:tcW w:w="2160" w:type="dxa"/>
            <w:tcBorders>
              <w:top w:val="nil"/>
              <w:left w:val="nil"/>
              <w:bottom w:val="nil"/>
              <w:right w:val="nil"/>
            </w:tcBorders>
            <w:vAlign w:val="center"/>
          </w:tcPr>
          <w:p w14:paraId="1B3C5525" w14:textId="77777777" w:rsidR="00E20038" w:rsidRPr="0057151A" w:rsidRDefault="00E20038" w:rsidP="00E20038">
            <w:pPr>
              <w:spacing w:line="240" w:lineRule="auto"/>
              <w:ind w:firstLine="0"/>
              <w:rPr>
                <w:ins w:id="133" w:author="new" w:date="2020-02-26T12:50:00Z"/>
              </w:rPr>
            </w:pPr>
            <w:ins w:id="134" w:author="new" w:date="2020-02-26T12:50:00Z">
              <w:r w:rsidRPr="0057151A">
                <w:t>thirty-n</w:t>
              </w:r>
            </w:ins>
          </w:p>
        </w:tc>
        <w:tc>
          <w:tcPr>
            <w:tcW w:w="1350" w:type="dxa"/>
            <w:tcBorders>
              <w:top w:val="nil"/>
              <w:left w:val="nil"/>
              <w:bottom w:val="nil"/>
              <w:right w:val="nil"/>
            </w:tcBorders>
            <w:vAlign w:val="center"/>
          </w:tcPr>
          <w:p w14:paraId="749B2768" w14:textId="77777777" w:rsidR="00E20038" w:rsidRPr="0057151A" w:rsidRDefault="00E20038" w:rsidP="00E20038">
            <w:pPr>
              <w:spacing w:line="240" w:lineRule="auto"/>
              <w:ind w:firstLine="0"/>
              <w:rPr>
                <w:ins w:id="135" w:author="new" w:date="2020-02-26T12:50:00Z"/>
              </w:rPr>
            </w:pPr>
            <w:ins w:id="136" w:author="new" w:date="2020-02-26T12:50:00Z">
              <w:r w:rsidRPr="0057151A">
                <w:t>3m+1</w:t>
              </w:r>
            </w:ins>
          </w:p>
        </w:tc>
      </w:tr>
      <w:tr w:rsidR="00E20038" w:rsidRPr="0057151A" w14:paraId="16A82496" w14:textId="77777777" w:rsidTr="00E20038">
        <w:trPr>
          <w:trHeight w:val="251"/>
          <w:ins w:id="137" w:author="new" w:date="2020-02-26T12:50:00Z"/>
        </w:trPr>
        <w:tc>
          <w:tcPr>
            <w:tcW w:w="1530" w:type="dxa"/>
            <w:tcBorders>
              <w:top w:val="nil"/>
              <w:bottom w:val="nil"/>
              <w:right w:val="nil"/>
            </w:tcBorders>
            <w:vAlign w:val="center"/>
          </w:tcPr>
          <w:p w14:paraId="6507789A" w14:textId="77777777" w:rsidR="00E20038" w:rsidRPr="0057151A" w:rsidRDefault="00E20038" w:rsidP="00E20038">
            <w:pPr>
              <w:spacing w:line="240" w:lineRule="auto"/>
              <w:ind w:firstLine="0"/>
              <w:rPr>
                <w:ins w:id="138" w:author="new" w:date="2020-02-26T12:50:00Z"/>
              </w:rPr>
            </w:pPr>
          </w:p>
        </w:tc>
        <w:tc>
          <w:tcPr>
            <w:tcW w:w="1260" w:type="dxa"/>
            <w:tcBorders>
              <w:top w:val="nil"/>
              <w:left w:val="nil"/>
              <w:bottom w:val="nil"/>
              <w:right w:val="nil"/>
            </w:tcBorders>
            <w:vAlign w:val="center"/>
          </w:tcPr>
          <w:p w14:paraId="6AAA8748" w14:textId="77777777" w:rsidR="00E20038" w:rsidRPr="0057151A" w:rsidRDefault="00E20038" w:rsidP="00E20038">
            <w:pPr>
              <w:spacing w:line="240" w:lineRule="auto"/>
              <w:ind w:firstLine="0"/>
              <w:rPr>
                <w:ins w:id="139" w:author="new" w:date="2020-02-26T12:50:00Z"/>
              </w:rPr>
            </w:pPr>
            <w:ins w:id="140" w:author="new" w:date="2020-02-26T12:50:00Z">
              <w:r w:rsidRPr="0057151A">
                <w:t>…</w:t>
              </w:r>
            </w:ins>
          </w:p>
        </w:tc>
        <w:tc>
          <w:tcPr>
            <w:tcW w:w="2160" w:type="dxa"/>
            <w:tcBorders>
              <w:top w:val="nil"/>
              <w:left w:val="nil"/>
              <w:bottom w:val="nil"/>
              <w:right w:val="nil"/>
            </w:tcBorders>
            <w:vAlign w:val="center"/>
          </w:tcPr>
          <w:p w14:paraId="2B14BF1B" w14:textId="77777777" w:rsidR="00E20038" w:rsidRPr="0057151A" w:rsidRDefault="00E20038" w:rsidP="00E20038">
            <w:pPr>
              <w:spacing w:line="240" w:lineRule="auto"/>
              <w:ind w:firstLine="0"/>
              <w:rPr>
                <w:ins w:id="141" w:author="new" w:date="2020-02-26T12:50:00Z"/>
              </w:rPr>
            </w:pPr>
            <w:ins w:id="142" w:author="new" w:date="2020-02-26T12:50:00Z">
              <w:r w:rsidRPr="0057151A">
                <w:t>…</w:t>
              </w:r>
            </w:ins>
          </w:p>
        </w:tc>
        <w:tc>
          <w:tcPr>
            <w:tcW w:w="1350" w:type="dxa"/>
            <w:tcBorders>
              <w:top w:val="nil"/>
              <w:left w:val="nil"/>
              <w:bottom w:val="nil"/>
              <w:right w:val="nil"/>
            </w:tcBorders>
            <w:vAlign w:val="center"/>
          </w:tcPr>
          <w:p w14:paraId="55F44281" w14:textId="77777777" w:rsidR="00E20038" w:rsidRPr="0057151A" w:rsidRDefault="00E20038" w:rsidP="00E20038">
            <w:pPr>
              <w:spacing w:line="240" w:lineRule="auto"/>
              <w:ind w:firstLine="0"/>
              <w:rPr>
                <w:ins w:id="143" w:author="new" w:date="2020-02-26T12:50:00Z"/>
              </w:rPr>
            </w:pPr>
            <w:ins w:id="144" w:author="new" w:date="2020-02-26T12:50:00Z">
              <w:r w:rsidRPr="0057151A">
                <w:t>…</w:t>
              </w:r>
            </w:ins>
          </w:p>
        </w:tc>
      </w:tr>
      <w:tr w:rsidR="00E20038" w:rsidRPr="0057151A" w14:paraId="255053BD" w14:textId="77777777" w:rsidTr="00E20038">
        <w:trPr>
          <w:trHeight w:val="266"/>
          <w:ins w:id="145" w:author="new" w:date="2020-02-26T12:50:00Z"/>
        </w:trPr>
        <w:tc>
          <w:tcPr>
            <w:tcW w:w="1530" w:type="dxa"/>
            <w:tcBorders>
              <w:top w:val="nil"/>
              <w:bottom w:val="single" w:sz="4" w:space="0" w:color="000000"/>
              <w:right w:val="nil"/>
            </w:tcBorders>
            <w:vAlign w:val="center"/>
          </w:tcPr>
          <w:p w14:paraId="4B903A2D" w14:textId="77777777" w:rsidR="00E20038" w:rsidRPr="0057151A" w:rsidRDefault="00E20038" w:rsidP="00E20038">
            <w:pPr>
              <w:spacing w:line="240" w:lineRule="auto"/>
              <w:ind w:firstLine="0"/>
              <w:rPr>
                <w:ins w:id="146" w:author="new" w:date="2020-02-26T12:50:00Z"/>
              </w:rPr>
            </w:pPr>
            <w:proofErr w:type="spellStart"/>
            <w:ins w:id="147" w:author="new" w:date="2020-02-26T12:50:00Z">
              <w:r w:rsidRPr="0057151A">
                <w:t>xty</w:t>
              </w:r>
              <w:proofErr w:type="spellEnd"/>
            </w:ins>
          </w:p>
        </w:tc>
        <w:tc>
          <w:tcPr>
            <w:tcW w:w="1260" w:type="dxa"/>
            <w:tcBorders>
              <w:top w:val="nil"/>
              <w:left w:val="nil"/>
              <w:bottom w:val="single" w:sz="4" w:space="0" w:color="000000"/>
              <w:right w:val="nil"/>
            </w:tcBorders>
            <w:vAlign w:val="center"/>
          </w:tcPr>
          <w:p w14:paraId="7714A636" w14:textId="77777777" w:rsidR="00E20038" w:rsidRPr="0057151A" w:rsidRDefault="00E20038" w:rsidP="00E20038">
            <w:pPr>
              <w:spacing w:line="240" w:lineRule="auto"/>
              <w:ind w:firstLine="0"/>
              <w:rPr>
                <w:ins w:id="148" w:author="new" w:date="2020-02-26T12:50:00Z"/>
              </w:rPr>
            </w:pPr>
            <w:ins w:id="149" w:author="new" w:date="2020-02-26T12:50:00Z">
              <w:r w:rsidRPr="0057151A">
                <w:t>n</w:t>
              </w:r>
            </w:ins>
          </w:p>
        </w:tc>
        <w:tc>
          <w:tcPr>
            <w:tcW w:w="2160" w:type="dxa"/>
            <w:tcBorders>
              <w:top w:val="nil"/>
              <w:left w:val="nil"/>
              <w:bottom w:val="single" w:sz="4" w:space="0" w:color="000000"/>
              <w:right w:val="nil"/>
            </w:tcBorders>
            <w:vAlign w:val="center"/>
          </w:tcPr>
          <w:p w14:paraId="6E396BF6" w14:textId="77777777" w:rsidR="00E20038" w:rsidRPr="0057151A" w:rsidRDefault="00E20038" w:rsidP="00E20038">
            <w:pPr>
              <w:spacing w:line="240" w:lineRule="auto"/>
              <w:ind w:firstLine="0"/>
              <w:rPr>
                <w:ins w:id="150" w:author="new" w:date="2020-02-26T12:50:00Z"/>
              </w:rPr>
            </w:pPr>
            <w:proofErr w:type="spellStart"/>
            <w:ins w:id="151" w:author="new" w:date="2020-02-26T12:50:00Z">
              <w:r w:rsidRPr="0057151A">
                <w:t>xty</w:t>
              </w:r>
              <w:proofErr w:type="spellEnd"/>
              <w:r w:rsidRPr="0057151A">
                <w:t>-n</w:t>
              </w:r>
            </w:ins>
          </w:p>
        </w:tc>
        <w:tc>
          <w:tcPr>
            <w:tcW w:w="1350" w:type="dxa"/>
            <w:tcBorders>
              <w:top w:val="nil"/>
              <w:left w:val="nil"/>
              <w:bottom w:val="single" w:sz="4" w:space="0" w:color="000000"/>
              <w:right w:val="nil"/>
            </w:tcBorders>
            <w:vAlign w:val="center"/>
          </w:tcPr>
          <w:p w14:paraId="2BEFB06F" w14:textId="77777777" w:rsidR="00E20038" w:rsidRPr="0057151A" w:rsidRDefault="00E20038" w:rsidP="00E20038">
            <w:pPr>
              <w:spacing w:line="240" w:lineRule="auto"/>
              <w:ind w:firstLine="0"/>
              <w:rPr>
                <w:ins w:id="152" w:author="new" w:date="2020-02-26T12:50:00Z"/>
              </w:rPr>
            </w:pPr>
            <w:ins w:id="153" w:author="new" w:date="2020-02-26T12:50:00Z">
              <w:r w:rsidRPr="0057151A">
                <w:t>xtym+1</w:t>
              </w:r>
            </w:ins>
          </w:p>
        </w:tc>
      </w:tr>
    </w:tbl>
    <w:p w14:paraId="15A94318" w14:textId="77777777" w:rsidR="00614BDE" w:rsidRPr="0057151A" w:rsidRDefault="00614BDE" w:rsidP="00E20038">
      <w:pPr>
        <w:ind w:firstLine="0"/>
        <w:rPr>
          <w:ins w:id="154" w:author="new" w:date="2020-02-26T12:50:00Z"/>
          <w:sz w:val="24"/>
          <w:szCs w:val="24"/>
        </w:rPr>
      </w:pPr>
    </w:p>
    <w:p w14:paraId="197FA37F" w14:textId="733782F3" w:rsidR="00614BDE" w:rsidRPr="0057151A" w:rsidRDefault="00E532BA">
      <w:pPr>
        <w:rPr>
          <w:sz w:val="24"/>
          <w:szCs w:val="24"/>
        </w:rPr>
      </w:pPr>
      <w:r w:rsidRPr="0057151A">
        <w:rPr>
          <w:sz w:val="24"/>
          <w:szCs w:val="24"/>
        </w:rPr>
        <w:t>Consistent with this</w:t>
      </w:r>
      <w:ins w:id="155" w:author="new" w:date="2020-02-26T12:50:00Z">
        <w:r w:rsidRPr="0057151A">
          <w:rPr>
            <w:sz w:val="24"/>
            <w:szCs w:val="24"/>
          </w:rPr>
          <w:t xml:space="preserve"> hypothesis</w:t>
        </w:r>
      </w:ins>
      <w:r w:rsidRPr="0057151A">
        <w:rPr>
          <w:sz w:val="24"/>
          <w:szCs w:val="24"/>
        </w:rPr>
        <w:t xml:space="preserve">, previous studies have found that children who can count beyond 100 are better able to decompose numbers into decades and ones, whereas children who can’t count as high appear to store the count list as a memorized string (Fuson, Richards, &amp; Briars, 1982; Siegler &amp; Robinson, 1982). Also relevant is that children who can’t yet count all the way to 100 nevertheless make errors which suggest some knowledge of rules that structure counting. For example, when asked to count as high as they can, many children stop at decade transitions (Fuson et al., 1982; Siegler &amp; Robinson, 1982; Wright, 1994), with the most frequent being 29 and 39 (Gould, 2017). If children were merely reciting a memorized and unstructured list as they do the alphabet, we might expect the distribution of their errors to be random rather than </w:t>
      </w:r>
      <w:proofErr w:type="spellStart"/>
      <w:r w:rsidRPr="0057151A">
        <w:rPr>
          <w:sz w:val="24"/>
          <w:szCs w:val="24"/>
        </w:rPr>
        <w:t>at</w:t>
      </w:r>
      <w:proofErr w:type="spellEnd"/>
      <w:r w:rsidRPr="0057151A">
        <w:rPr>
          <w:sz w:val="24"/>
          <w:szCs w:val="24"/>
        </w:rPr>
        <w:t xml:space="preserve"> decade transitions. </w:t>
      </w:r>
      <w:del w:id="156" w:author="new" w:date="2020-02-26T12:50:00Z">
        <w:r w:rsidR="00877F30" w:rsidRPr="00C363F2">
          <w:rPr>
            <w:sz w:val="24"/>
            <w:szCs w:val="28"/>
          </w:rPr>
          <w:delText>These</w:delText>
        </w:r>
      </w:del>
      <w:ins w:id="157" w:author="new" w:date="2020-02-26T12:50:00Z">
        <w:r w:rsidRPr="0057151A">
          <w:rPr>
            <w:sz w:val="24"/>
            <w:szCs w:val="24"/>
          </w:rPr>
          <w:t>Instead, their</w:t>
        </w:r>
      </w:ins>
      <w:r w:rsidRPr="0057151A">
        <w:rPr>
          <w:sz w:val="24"/>
          <w:szCs w:val="24"/>
        </w:rPr>
        <w:t xml:space="preserve"> errors suggest that children have memorized an initial </w:t>
      </w:r>
      <w:r w:rsidRPr="0057151A">
        <w:rPr>
          <w:sz w:val="24"/>
          <w:szCs w:val="24"/>
        </w:rPr>
        <w:lastRenderedPageBreak/>
        <w:t xml:space="preserve">list, e.g., up to 20 or 30, and use some form of </w:t>
      </w:r>
      <w:del w:id="158" w:author="new" w:date="2020-02-26T12:50:00Z">
        <w:r w:rsidR="00877F30" w:rsidRPr="00C363F2">
          <w:rPr>
            <w:sz w:val="24"/>
            <w:szCs w:val="28"/>
          </w:rPr>
          <w:delText>rule, discussed below</w:delText>
        </w:r>
      </w:del>
      <w:ins w:id="159" w:author="new" w:date="2020-02-26T12:50:00Z">
        <w:r w:rsidRPr="0057151A">
          <w:rPr>
            <w:sz w:val="24"/>
            <w:szCs w:val="24"/>
          </w:rPr>
          <w:t>morphological rule, like the one described above</w:t>
        </w:r>
      </w:ins>
      <w:r w:rsidRPr="0057151A">
        <w:rPr>
          <w:sz w:val="24"/>
          <w:szCs w:val="24"/>
        </w:rPr>
        <w:t>, to generate numbers up to the next decade transition (which requires memorized knowledge, since in English decade labels are irregular, and can’t be generated from a rule alone). Consistent with this, children exposed to languages with relatively transparent base-10 counting systems, like Mandarin or Cantonese Chinese, appear to count higher and make fewer errors than children learning less transparent counting systems, like English or Welsh (</w:t>
      </w:r>
      <w:del w:id="160" w:author="new" w:date="2020-02-26T12:50:00Z">
        <w:r w:rsidR="000B3820" w:rsidRPr="00C363F2">
          <w:rPr>
            <w:noProof/>
            <w:sz w:val="24"/>
            <w:szCs w:val="28"/>
          </w:rPr>
          <w:delText xml:space="preserve">Dowker, Bala, &amp; Lloyd, 2008; </w:delText>
        </w:r>
      </w:del>
      <w:r w:rsidRPr="0057151A">
        <w:rPr>
          <w:sz w:val="24"/>
          <w:szCs w:val="24"/>
        </w:rPr>
        <w:t>Miller, Smith, Zhu, &amp; Zhang, 1995; Miller &amp; Stigler, 1987</w:t>
      </w:r>
      <w:ins w:id="161" w:author="new" w:date="2020-02-26T12:50:00Z">
        <w:r w:rsidRPr="0057151A">
          <w:rPr>
            <w:sz w:val="24"/>
            <w:szCs w:val="24"/>
          </w:rPr>
          <w:t xml:space="preserve">; for related work, see </w:t>
        </w:r>
        <w:proofErr w:type="spellStart"/>
        <w:r w:rsidRPr="0057151A">
          <w:rPr>
            <w:sz w:val="24"/>
            <w:szCs w:val="24"/>
          </w:rPr>
          <w:t>Dowker</w:t>
        </w:r>
        <w:proofErr w:type="spellEnd"/>
        <w:r w:rsidRPr="0057151A">
          <w:rPr>
            <w:sz w:val="24"/>
            <w:szCs w:val="24"/>
          </w:rPr>
          <w:t xml:space="preserve">, </w:t>
        </w:r>
        <w:proofErr w:type="spellStart"/>
        <w:r w:rsidRPr="0057151A">
          <w:rPr>
            <w:sz w:val="24"/>
            <w:szCs w:val="24"/>
          </w:rPr>
          <w:t>Bala</w:t>
        </w:r>
        <w:proofErr w:type="spellEnd"/>
        <w:r w:rsidRPr="0057151A">
          <w:rPr>
            <w:sz w:val="24"/>
            <w:szCs w:val="24"/>
          </w:rPr>
          <w:t>, &amp; Lloyd, 2008</w:t>
        </w:r>
      </w:ins>
      <w:r w:rsidRPr="0057151A">
        <w:rPr>
          <w:sz w:val="24"/>
          <w:szCs w:val="24"/>
        </w:rPr>
        <w:t xml:space="preserve">). Such evidence suggests that children make use of the linguistic structure of their count list to learn rules governing counting. An open question - and the main focus of the present study - is whether learning that number words are compositionally structured might facilitate insights into the conceptual structure of numbers, such as learning the successor function and infinity.  </w:t>
      </w:r>
      <w:r w:rsidRPr="0057151A">
        <w:rPr>
          <w:sz w:val="24"/>
          <w:szCs w:val="24"/>
        </w:rPr>
        <w:tab/>
      </w:r>
    </w:p>
    <w:p w14:paraId="50B00651" w14:textId="1B862FB9" w:rsidR="00614BDE" w:rsidRPr="0057151A" w:rsidRDefault="00E532BA">
      <w:pPr>
        <w:rPr>
          <w:sz w:val="24"/>
          <w:szCs w:val="24"/>
        </w:rPr>
      </w:pPr>
      <w:r w:rsidRPr="0057151A">
        <w:rPr>
          <w:sz w:val="24"/>
          <w:szCs w:val="24"/>
        </w:rPr>
        <w:t xml:space="preserve">Critically, </w:t>
      </w:r>
      <w:del w:id="162" w:author="new" w:date="2020-02-26T12:50:00Z">
        <w:r w:rsidR="00877F30" w:rsidRPr="00C363F2">
          <w:rPr>
            <w:sz w:val="24"/>
            <w:szCs w:val="28"/>
          </w:rPr>
          <w:delText>knowing</w:delText>
        </w:r>
      </w:del>
      <w:ins w:id="163" w:author="new" w:date="2020-02-26T12:50:00Z">
        <w:r w:rsidRPr="0057151A">
          <w:rPr>
            <w:sz w:val="24"/>
            <w:szCs w:val="24"/>
          </w:rPr>
          <w:t>although the successor function logically entails</w:t>
        </w:r>
      </w:ins>
      <w:r w:rsidRPr="0057151A">
        <w:rPr>
          <w:sz w:val="24"/>
          <w:szCs w:val="24"/>
        </w:rPr>
        <w:t xml:space="preserve"> that numbers </w:t>
      </w:r>
      <w:del w:id="164" w:author="new" w:date="2020-02-26T12:50:00Z">
        <w:r w:rsidR="00877F30" w:rsidRPr="00C363F2">
          <w:rPr>
            <w:sz w:val="24"/>
            <w:szCs w:val="28"/>
          </w:rPr>
          <w:delText xml:space="preserve">exhibit a successor </w:delText>
        </w:r>
        <w:r w:rsidR="001113B5" w:rsidRPr="00C363F2">
          <w:rPr>
            <w:sz w:val="24"/>
            <w:szCs w:val="28"/>
          </w:rPr>
          <w:delText xml:space="preserve">relation </w:delText>
        </w:r>
        <w:r w:rsidR="00877F30" w:rsidRPr="00C363F2">
          <w:rPr>
            <w:sz w:val="24"/>
            <w:szCs w:val="28"/>
          </w:rPr>
          <w:delText>might</w:delText>
        </w:r>
      </w:del>
      <w:ins w:id="165" w:author="new" w:date="2020-02-26T12:50:00Z">
        <w:r w:rsidRPr="0057151A">
          <w:rPr>
            <w:sz w:val="24"/>
            <w:szCs w:val="24"/>
          </w:rPr>
          <w:t>are infinite, young children may</w:t>
        </w:r>
      </w:ins>
      <w:r w:rsidRPr="0057151A">
        <w:rPr>
          <w:sz w:val="24"/>
          <w:szCs w:val="24"/>
        </w:rPr>
        <w:t xml:space="preserve"> not automatically </w:t>
      </w:r>
      <w:del w:id="166" w:author="new" w:date="2020-02-26T12:50:00Z">
        <w:r w:rsidR="00877F30" w:rsidRPr="00C363F2">
          <w:rPr>
            <w:sz w:val="24"/>
            <w:szCs w:val="28"/>
          </w:rPr>
          <w:delText>lead children to believe</w:delText>
        </w:r>
      </w:del>
      <w:ins w:id="167" w:author="new" w:date="2020-02-26T12:50:00Z">
        <w:r w:rsidRPr="0057151A">
          <w:rPr>
            <w:sz w:val="24"/>
            <w:szCs w:val="24"/>
          </w:rPr>
          <w:t>compute the entailments of their beliefs, and may not infer from their successor knowledge</w:t>
        </w:r>
      </w:ins>
      <w:r w:rsidRPr="0057151A">
        <w:rPr>
          <w:sz w:val="24"/>
          <w:szCs w:val="24"/>
        </w:rPr>
        <w:t xml:space="preserve"> that numbers never end. As noted by Cheung et al. (2017), many children in their study believed that it’s always possible to add 1 to a set but nevertheless </w:t>
      </w:r>
      <w:del w:id="168" w:author="new" w:date="2020-02-26T12:50:00Z">
        <w:r w:rsidR="00877F30" w:rsidRPr="00C363F2">
          <w:rPr>
            <w:sz w:val="24"/>
            <w:szCs w:val="28"/>
          </w:rPr>
          <w:delText>believe</w:delText>
        </w:r>
      </w:del>
      <w:ins w:id="169" w:author="new" w:date="2020-02-26T12:50:00Z">
        <w:r w:rsidRPr="0057151A">
          <w:rPr>
            <w:sz w:val="24"/>
            <w:szCs w:val="24"/>
          </w:rPr>
          <w:t>believed</w:t>
        </w:r>
      </w:ins>
      <w:r w:rsidRPr="0057151A">
        <w:rPr>
          <w:sz w:val="24"/>
          <w:szCs w:val="24"/>
        </w:rPr>
        <w:t xml:space="preserve"> that numbers must ultimately end (children they called Successor Only Knowers), whereas only a handful of children held the opposite pattern of beliefs - that you can’t always add 1, but that numbers are nevertheless infinite (what they called Endless Only Knowers). Previous studies find the same pattern but report no Endless Only knowers at all (Evans, 1983; Hartnett &amp; Gelman, 1998). Cheung et al. (2017) interpreted this pattern as evidence for a developmental sequence whereby children learn some kind of bounded (item-based) successor rule that applies to a finite list, and only later learn that numbers never end. For example, children may first learn that known numbers exhibit a successor relation by empirically noticing </w:t>
      </w:r>
      <w:r w:rsidRPr="0057151A">
        <w:rPr>
          <w:sz w:val="24"/>
          <w:szCs w:val="24"/>
        </w:rPr>
        <w:lastRenderedPageBreak/>
        <w:t xml:space="preserve">this relation between familiar numbers, but may make the induction that this function is recursive by learning that </w:t>
      </w:r>
      <w:r w:rsidRPr="0057151A">
        <w:rPr>
          <w:i/>
          <w:sz w:val="24"/>
          <w:szCs w:val="24"/>
        </w:rPr>
        <w:t>number words</w:t>
      </w:r>
      <w:r w:rsidRPr="0057151A">
        <w:rPr>
          <w:sz w:val="24"/>
          <w:szCs w:val="24"/>
        </w:rPr>
        <w:t xml:space="preserve"> can be productively generated via the </w:t>
      </w:r>
      <w:del w:id="170" w:author="new" w:date="2020-02-26T12:50:00Z">
        <w:r w:rsidR="001113B5" w:rsidRPr="00C363F2">
          <w:rPr>
            <w:sz w:val="24"/>
            <w:szCs w:val="28"/>
          </w:rPr>
          <w:delText>base-10 rules</w:delText>
        </w:r>
      </w:del>
      <w:ins w:id="171" w:author="new" w:date="2020-02-26T12:50:00Z">
        <w:r w:rsidRPr="0057151A">
          <w:rPr>
            <w:sz w:val="24"/>
            <w:szCs w:val="24"/>
          </w:rPr>
          <w:t>additive decade+unit rule</w:t>
        </w:r>
      </w:ins>
      <w:r w:rsidRPr="0057151A">
        <w:rPr>
          <w:sz w:val="24"/>
          <w:szCs w:val="24"/>
        </w:rPr>
        <w:t xml:space="preserve"> that </w:t>
      </w:r>
      <w:del w:id="172" w:author="new" w:date="2020-02-26T12:50:00Z">
        <w:r w:rsidR="001113B5" w:rsidRPr="00C363F2">
          <w:rPr>
            <w:sz w:val="24"/>
            <w:szCs w:val="28"/>
          </w:rPr>
          <w:delText>govern</w:delText>
        </w:r>
      </w:del>
      <w:ins w:id="173" w:author="new" w:date="2020-02-26T12:50:00Z">
        <w:r w:rsidRPr="0057151A">
          <w:rPr>
            <w:sz w:val="24"/>
            <w:szCs w:val="24"/>
          </w:rPr>
          <w:t>governs</w:t>
        </w:r>
      </w:ins>
      <w:r w:rsidRPr="0057151A">
        <w:rPr>
          <w:sz w:val="24"/>
          <w:szCs w:val="24"/>
        </w:rPr>
        <w:t xml:space="preserve"> counting. On this hypothesis, experience with counting may be related to both learning the successor function and that numbers are infinite, but for different reasons – e.g., in the first instance providing opportunities for item-based observation regarding relations between known numbers, and in the second instance allowing children to discover rules that generate an unbounded set of numerical symbols. </w:t>
      </w:r>
    </w:p>
    <w:p w14:paraId="0BEF40B3" w14:textId="05E196FD" w:rsidR="00614BDE" w:rsidRPr="0057151A" w:rsidRDefault="00E532BA">
      <w:pPr>
        <w:rPr>
          <w:sz w:val="24"/>
          <w:szCs w:val="24"/>
        </w:rPr>
      </w:pPr>
      <w:r w:rsidRPr="0057151A">
        <w:rPr>
          <w:sz w:val="24"/>
          <w:szCs w:val="24"/>
        </w:rPr>
        <w:t xml:space="preserve">While previous studies have shown that how high a child can count is related to their ability to identify successor relations of specific numbers (Cheung et al., 2017; see also Davidson et al., 2012), they have not tested whether </w:t>
      </w:r>
      <w:ins w:id="174" w:author="new" w:date="2020-02-26T12:50:00Z">
        <w:r w:rsidRPr="0057151A">
          <w:rPr>
            <w:sz w:val="24"/>
            <w:szCs w:val="24"/>
          </w:rPr>
          <w:t xml:space="preserve">knowledge of productive </w:t>
        </w:r>
      </w:ins>
      <w:r w:rsidRPr="0057151A">
        <w:rPr>
          <w:sz w:val="24"/>
          <w:szCs w:val="24"/>
        </w:rPr>
        <w:t>counting</w:t>
      </w:r>
      <w:ins w:id="175" w:author="new" w:date="2020-02-26T12:50:00Z">
        <w:r w:rsidRPr="0057151A">
          <w:rPr>
            <w:sz w:val="24"/>
            <w:szCs w:val="24"/>
          </w:rPr>
          <w:t xml:space="preserve"> rules</w:t>
        </w:r>
      </w:ins>
      <w:r w:rsidRPr="0057151A">
        <w:rPr>
          <w:sz w:val="24"/>
          <w:szCs w:val="24"/>
        </w:rPr>
        <w:t xml:space="preserve"> is related to the belief that numbers are endless, independently of the belief that every number has a successor. This is important, because learning rules that govern the structure of number words may allow children to make a broad inference about numbers – e.g., by learning that number words can be decomposed into decades and ones, children may realize that such rules can generate an infinite set of number words, which may in turn form the basis for the belief that numbers are infinite. Notably, although this relation between counting and infinity might hinge on first acquiring knowledge of successor relations, this needn’t necessarily be the case. For example, children might learn that it’s possible to generate indefinitely many numbers based purely on the syntax of the count list, and thereby infer that numbers must be infinite, even without yet understanding how this recursive rule relates to </w:t>
      </w:r>
      <w:del w:id="176" w:author="new" w:date="2020-02-26T12:50:00Z">
        <w:r w:rsidR="006859B2" w:rsidRPr="00C363F2">
          <w:rPr>
            <w:sz w:val="24"/>
            <w:szCs w:val="28"/>
          </w:rPr>
          <w:delText>cardinality.</w:delText>
        </w:r>
      </w:del>
      <w:ins w:id="177" w:author="new" w:date="2020-02-26T12:50:00Z">
        <w:r w:rsidRPr="0057151A">
          <w:rPr>
            <w:sz w:val="24"/>
            <w:szCs w:val="24"/>
          </w:rPr>
          <w:t>the possibility of adding 1.</w:t>
        </w:r>
      </w:ins>
      <w:r w:rsidRPr="0057151A">
        <w:rPr>
          <w:sz w:val="24"/>
          <w:szCs w:val="24"/>
        </w:rPr>
        <w:t xml:space="preserve"> Given this possibility, it’s important to test how children’s knowledge of the structure of counting relates both to learning that it’s always possible to add 1 to a number, and separately to learning that numbers are infinite. </w:t>
      </w:r>
    </w:p>
    <w:p w14:paraId="744257E3" w14:textId="3E7B3C89" w:rsidR="0036354F" w:rsidRDefault="00E532BA">
      <w:pPr>
        <w:rPr>
          <w:ins w:id="178" w:author="new" w:date="2020-02-26T12:50:00Z"/>
          <w:sz w:val="24"/>
          <w:szCs w:val="24"/>
        </w:rPr>
      </w:pPr>
      <w:bookmarkStart w:id="179" w:name="_30j0zll" w:colFirst="0" w:colLast="0"/>
      <w:bookmarkEnd w:id="179"/>
      <w:r w:rsidRPr="0057151A">
        <w:rPr>
          <w:sz w:val="24"/>
          <w:szCs w:val="24"/>
        </w:rPr>
        <w:lastRenderedPageBreak/>
        <w:t xml:space="preserve">In the present study, we had two goals. First, we sought to measure children’s acquisition of </w:t>
      </w:r>
      <w:del w:id="180" w:author="new" w:date="2020-02-26T12:50:00Z">
        <w:r w:rsidR="00F46830" w:rsidRPr="00C363F2">
          <w:rPr>
            <w:sz w:val="24"/>
            <w:szCs w:val="28"/>
          </w:rPr>
          <w:delText>productive syntactic rules that govern counting – what we called “decade productivity”, described below,</w:delText>
        </w:r>
      </w:del>
      <w:ins w:id="181" w:author="new" w:date="2020-02-26T12:50:00Z">
        <w:r w:rsidRPr="0057151A">
          <w:rPr>
            <w:sz w:val="24"/>
            <w:szCs w:val="24"/>
          </w:rPr>
          <w:t>the “decade+unit rule</w:t>
        </w:r>
      </w:ins>
      <w:r w:rsidR="00885515">
        <w:rPr>
          <w:sz w:val="24"/>
          <w:szCs w:val="24"/>
        </w:rPr>
        <w:t>”</w:t>
      </w:r>
      <w:r w:rsidRPr="0057151A">
        <w:rPr>
          <w:sz w:val="24"/>
          <w:szCs w:val="24"/>
        </w:rPr>
        <w:t xml:space="preserve"> to determine when such knowledge emerges, and how it is related to general counting experience (e.g., highest count). Second, we asked whether </w:t>
      </w:r>
      <w:del w:id="182" w:author="new" w:date="2020-02-26T12:50:00Z">
        <w:r w:rsidR="00F46830" w:rsidRPr="00C363F2">
          <w:rPr>
            <w:sz w:val="24"/>
            <w:szCs w:val="28"/>
          </w:rPr>
          <w:delText xml:space="preserve">such </w:delText>
        </w:r>
      </w:del>
      <w:r w:rsidRPr="0057151A">
        <w:rPr>
          <w:sz w:val="24"/>
          <w:szCs w:val="24"/>
        </w:rPr>
        <w:t xml:space="preserve">knowledge of such </w:t>
      </w:r>
      <w:del w:id="183" w:author="new" w:date="2020-02-26T12:50:00Z">
        <w:r w:rsidR="00F46830" w:rsidRPr="00C363F2">
          <w:rPr>
            <w:sz w:val="24"/>
            <w:szCs w:val="28"/>
          </w:rPr>
          <w:delText>productive rules</w:delText>
        </w:r>
      </w:del>
      <w:ins w:id="184" w:author="new" w:date="2020-02-26T12:50:00Z">
        <w:r w:rsidRPr="0057151A">
          <w:rPr>
            <w:sz w:val="24"/>
            <w:szCs w:val="24"/>
          </w:rPr>
          <w:t>a rule</w:t>
        </w:r>
      </w:ins>
      <w:r w:rsidRPr="0057151A">
        <w:rPr>
          <w:sz w:val="24"/>
          <w:szCs w:val="24"/>
        </w:rPr>
        <w:t xml:space="preserve"> was related to both acquisition of successor function knowledge and the belief that numbers are infinite. To do this, we presented 4- and 5-year-old children with three tasks. </w:t>
      </w:r>
    </w:p>
    <w:p w14:paraId="222DB9DF" w14:textId="46B7205F" w:rsidR="0036354F" w:rsidRDefault="00E532BA">
      <w:pPr>
        <w:rPr>
          <w:sz w:val="24"/>
          <w:szCs w:val="24"/>
        </w:rPr>
      </w:pPr>
      <w:r w:rsidRPr="0057151A">
        <w:rPr>
          <w:sz w:val="24"/>
          <w:szCs w:val="24"/>
        </w:rPr>
        <w:t xml:space="preserve">First, to assess children’s </w:t>
      </w:r>
      <w:del w:id="185" w:author="new" w:date="2020-02-26T12:50:00Z">
        <w:r w:rsidR="00374916" w:rsidRPr="00C363F2">
          <w:rPr>
            <w:sz w:val="24"/>
            <w:szCs w:val="28"/>
          </w:rPr>
          <w:delText>decade</w:delText>
        </w:r>
      </w:del>
      <w:ins w:id="186" w:author="new" w:date="2020-02-26T12:50:00Z">
        <w:r w:rsidRPr="0057151A">
          <w:rPr>
            <w:sz w:val="24"/>
            <w:szCs w:val="24"/>
          </w:rPr>
          <w:t>counting</w:t>
        </w:r>
      </w:ins>
      <w:r w:rsidRPr="0057151A">
        <w:rPr>
          <w:sz w:val="24"/>
          <w:szCs w:val="24"/>
        </w:rPr>
        <w:t xml:space="preserve"> productivity, we tested them with the “Highest Count” task. A critical difference between this study and previous work is how we evaluated children’s highest count. Specifically, in previous studies of successor function knowledge, a child’s highest count was defined as the highest number to which they could count before their first error. While this is likely a good first-pass measure of how much training children have received, it leaves open whether a particular child has acquired a productive rule or has simply memorized their count sequence. For this reason, we explored not only how high children could count without error, but also which number they stopped on, and what they did when provided with the next number. As already noted, previous studies find that children’s highest counts are not randomly distributed, and that instead their most common first error occurs at decade transitions, compatible with having learned a decade</w:t>
      </w:r>
      <w:del w:id="187" w:author="new" w:date="2020-02-26T12:50:00Z">
        <w:r w:rsidR="00877F30" w:rsidRPr="00C363F2">
          <w:rPr>
            <w:sz w:val="24"/>
            <w:szCs w:val="28"/>
          </w:rPr>
          <w:delText xml:space="preserve"> rule</w:delText>
        </w:r>
        <w:r w:rsidR="003C3974" w:rsidRPr="00C363F2">
          <w:rPr>
            <w:sz w:val="24"/>
            <w:szCs w:val="28"/>
          </w:rPr>
          <w:delText xml:space="preserve"> (i.e., </w:delText>
        </w:r>
        <w:r w:rsidR="005B62EE" w:rsidRPr="00C363F2">
          <w:rPr>
            <w:sz w:val="24"/>
            <w:szCs w:val="28"/>
          </w:rPr>
          <w:delText xml:space="preserve">that 2-digit numbers are formed by composing a decade label, “N-ty”, with a unit label between </w:delText>
        </w:r>
        <w:r w:rsidR="005B62EE" w:rsidRPr="00C363F2">
          <w:rPr>
            <w:i/>
            <w:iCs/>
            <w:sz w:val="24"/>
            <w:szCs w:val="28"/>
          </w:rPr>
          <w:delText xml:space="preserve">one </w:delText>
        </w:r>
        <w:r w:rsidR="005B62EE" w:rsidRPr="00C363F2">
          <w:rPr>
            <w:sz w:val="24"/>
            <w:szCs w:val="28"/>
          </w:rPr>
          <w:delText xml:space="preserve">and </w:delText>
        </w:r>
        <w:r w:rsidR="005B62EE" w:rsidRPr="00C363F2">
          <w:rPr>
            <w:i/>
            <w:iCs/>
            <w:sz w:val="24"/>
            <w:szCs w:val="28"/>
          </w:rPr>
          <w:delText>nine</w:delText>
        </w:r>
        <w:r w:rsidR="005B62EE" w:rsidRPr="00C363F2">
          <w:rPr>
            <w:sz w:val="24"/>
            <w:szCs w:val="28"/>
          </w:rPr>
          <w:delText xml:space="preserve"> – e.g., </w:delText>
        </w:r>
        <w:r w:rsidR="005B62EE" w:rsidRPr="00C363F2">
          <w:rPr>
            <w:i/>
            <w:iCs/>
            <w:sz w:val="24"/>
            <w:szCs w:val="28"/>
          </w:rPr>
          <w:delText>forty-nine</w:delText>
        </w:r>
        <w:r w:rsidR="005B62EE" w:rsidRPr="00C363F2">
          <w:rPr>
            <w:sz w:val="24"/>
            <w:szCs w:val="28"/>
          </w:rPr>
          <w:delText>).</w:delText>
        </w:r>
      </w:del>
      <w:ins w:id="188" w:author="new" w:date="2020-02-26T12:50:00Z">
        <w:r w:rsidRPr="0057151A">
          <w:rPr>
            <w:sz w:val="24"/>
            <w:szCs w:val="24"/>
          </w:rPr>
          <w:t>+unit rule.</w:t>
        </w:r>
      </w:ins>
      <w:r w:rsidRPr="0057151A">
        <w:rPr>
          <w:sz w:val="24"/>
          <w:szCs w:val="24"/>
        </w:rPr>
        <w:t xml:space="preserve"> To test whether children count up to decades (e.g., up to 29, 39, or 49) by exploiting such a rule, we provided children who stopped at a decade transition with the next decade term (e.g., 30, 40, or 50) and asked whether they could then continue counting. We reasoned that children who have acquired a productive decade</w:t>
      </w:r>
      <w:ins w:id="189" w:author="new" w:date="2020-02-26T12:50:00Z">
        <w:r w:rsidRPr="0057151A">
          <w:rPr>
            <w:sz w:val="24"/>
            <w:szCs w:val="24"/>
          </w:rPr>
          <w:t>+unit</w:t>
        </w:r>
      </w:ins>
      <w:r w:rsidRPr="0057151A">
        <w:rPr>
          <w:sz w:val="24"/>
          <w:szCs w:val="24"/>
        </w:rPr>
        <w:t xml:space="preserve"> rule should be able to count higher once decade terms are provided - i.e., they should know that for any decade label N-ty, the next number in the counting sequence should be N-ty-one, followed by N-ty-two, etc</w:t>
      </w:r>
      <w:del w:id="190" w:author="new" w:date="2020-02-26T12:50:00Z">
        <w:r w:rsidR="00877F30" w:rsidRPr="00C363F2">
          <w:rPr>
            <w:sz w:val="24"/>
            <w:szCs w:val="28"/>
          </w:rPr>
          <w:delText>., providing evidence for a structure like the one in (2):</w:delText>
        </w:r>
      </w:del>
      <w:ins w:id="191" w:author="new" w:date="2020-02-26T12:50:00Z">
        <w:r w:rsidRPr="0057151A">
          <w:rPr>
            <w:sz w:val="24"/>
            <w:szCs w:val="24"/>
          </w:rPr>
          <w:t xml:space="preserve">. </w:t>
        </w:r>
      </w:ins>
    </w:p>
    <w:p w14:paraId="7A61BAD8" w14:textId="77777777" w:rsidR="00877F30" w:rsidRPr="00C363F2" w:rsidRDefault="00877F30" w:rsidP="00C363F2">
      <w:pPr>
        <w:rPr>
          <w:del w:id="192" w:author="new" w:date="2020-02-26T12:50:00Z"/>
          <w:sz w:val="24"/>
          <w:szCs w:val="28"/>
        </w:rPr>
      </w:pPr>
      <w:del w:id="193" w:author="new" w:date="2020-02-26T12:50:00Z">
        <w:r w:rsidRPr="00C363F2">
          <w:rPr>
            <w:sz w:val="24"/>
            <w:szCs w:val="28"/>
          </w:rPr>
          <w:lastRenderedPageBreak/>
          <w:delText>(2)</w:delText>
        </w:r>
        <w:r w:rsidRPr="00C363F2">
          <w:rPr>
            <w:sz w:val="24"/>
            <w:szCs w:val="28"/>
          </w:rPr>
          <w:tab/>
          <w:delText>Verbal Numeral:</w:delText>
        </w:r>
        <w:r w:rsidRPr="00C363F2">
          <w:rPr>
            <w:sz w:val="24"/>
            <w:szCs w:val="28"/>
          </w:rPr>
          <w:tab/>
        </w:r>
        <w:r w:rsidRPr="00C363F2">
          <w:rPr>
            <w:sz w:val="24"/>
            <w:szCs w:val="28"/>
          </w:rPr>
          <w:tab/>
          <w:delText>thir</w:delText>
        </w:r>
        <w:r w:rsidRPr="00C363F2">
          <w:rPr>
            <w:sz w:val="24"/>
            <w:szCs w:val="28"/>
          </w:rPr>
          <w:tab/>
        </w:r>
        <w:r w:rsidRPr="00C363F2">
          <w:rPr>
            <w:sz w:val="24"/>
            <w:szCs w:val="28"/>
          </w:rPr>
          <w:tab/>
          <w:delText>ty</w:delText>
        </w:r>
        <w:r w:rsidRPr="00C363F2">
          <w:rPr>
            <w:sz w:val="24"/>
            <w:szCs w:val="28"/>
          </w:rPr>
          <w:tab/>
        </w:r>
        <w:r w:rsidRPr="00C363F2">
          <w:rPr>
            <w:sz w:val="24"/>
            <w:szCs w:val="28"/>
          </w:rPr>
          <w:tab/>
          <w:delText>five</w:delText>
        </w:r>
      </w:del>
    </w:p>
    <w:p w14:paraId="1249E49C" w14:textId="77777777" w:rsidR="00877F30" w:rsidRPr="00C363F2" w:rsidRDefault="00877F30" w:rsidP="00C363F2">
      <w:pPr>
        <w:ind w:left="720"/>
        <w:rPr>
          <w:del w:id="194" w:author="new" w:date="2020-02-26T12:50:00Z"/>
          <w:sz w:val="24"/>
          <w:szCs w:val="28"/>
        </w:rPr>
      </w:pPr>
      <w:del w:id="195" w:author="new" w:date="2020-02-26T12:50:00Z">
        <w:r w:rsidRPr="00C363F2">
          <w:rPr>
            <w:sz w:val="24"/>
            <w:szCs w:val="28"/>
          </w:rPr>
          <w:delText>Arabic Numeral:</w:delText>
        </w:r>
        <w:r w:rsidRPr="00C363F2">
          <w:rPr>
            <w:sz w:val="24"/>
            <w:szCs w:val="28"/>
          </w:rPr>
          <w:tab/>
        </w:r>
        <w:r w:rsidRPr="00C363F2">
          <w:rPr>
            <w:sz w:val="24"/>
            <w:szCs w:val="28"/>
          </w:rPr>
          <w:tab/>
          <w:delText>3</w:delText>
        </w:r>
        <w:r w:rsidRPr="00C363F2">
          <w:rPr>
            <w:sz w:val="24"/>
            <w:szCs w:val="28"/>
          </w:rPr>
          <w:tab/>
        </w:r>
        <w:r w:rsidRPr="00C363F2">
          <w:rPr>
            <w:sz w:val="24"/>
            <w:szCs w:val="28"/>
          </w:rPr>
          <w:tab/>
          <w:delText>10</w:delText>
        </w:r>
        <w:r w:rsidRPr="00C363F2">
          <w:rPr>
            <w:sz w:val="24"/>
            <w:szCs w:val="28"/>
          </w:rPr>
          <w:tab/>
        </w:r>
        <w:r w:rsidRPr="00C363F2">
          <w:rPr>
            <w:sz w:val="24"/>
            <w:szCs w:val="28"/>
          </w:rPr>
          <w:tab/>
          <w:delText>5</w:delText>
        </w:r>
      </w:del>
    </w:p>
    <w:p w14:paraId="37D3FD21" w14:textId="77777777" w:rsidR="00877F30" w:rsidRPr="00C363F2" w:rsidRDefault="00877F30" w:rsidP="00C363F2">
      <w:pPr>
        <w:ind w:left="720"/>
        <w:rPr>
          <w:del w:id="196" w:author="new" w:date="2020-02-26T12:50:00Z"/>
          <w:sz w:val="24"/>
          <w:szCs w:val="28"/>
        </w:rPr>
      </w:pPr>
      <w:del w:id="197" w:author="new" w:date="2020-02-26T12:50:00Z">
        <w:r w:rsidRPr="00C363F2">
          <w:rPr>
            <w:sz w:val="24"/>
            <w:szCs w:val="28"/>
          </w:rPr>
          <w:delText>Compositional Rule:</w:delText>
        </w:r>
        <w:r w:rsidRPr="00C363F2">
          <w:rPr>
            <w:sz w:val="24"/>
            <w:szCs w:val="28"/>
          </w:rPr>
          <w:tab/>
        </w:r>
        <w:r w:rsidRPr="00C363F2">
          <w:rPr>
            <w:sz w:val="24"/>
            <w:szCs w:val="28"/>
          </w:rPr>
          <w:tab/>
          <w:delText>unit</w:delText>
        </w:r>
        <w:r w:rsidRPr="00C363F2">
          <w:rPr>
            <w:sz w:val="24"/>
            <w:szCs w:val="28"/>
          </w:rPr>
          <w:tab/>
          <w:delText xml:space="preserve">  * </w:delText>
        </w:r>
        <w:r w:rsidRPr="00C363F2">
          <w:rPr>
            <w:sz w:val="24"/>
            <w:szCs w:val="28"/>
          </w:rPr>
          <w:tab/>
          <w:delText>decade</w:delText>
        </w:r>
        <w:r w:rsidRPr="00C363F2">
          <w:rPr>
            <w:sz w:val="24"/>
            <w:szCs w:val="28"/>
          </w:rPr>
          <w:tab/>
          <w:delText xml:space="preserve">    +</w:delText>
        </w:r>
        <w:r w:rsidRPr="00C363F2">
          <w:rPr>
            <w:sz w:val="24"/>
            <w:szCs w:val="28"/>
          </w:rPr>
          <w:tab/>
          <w:delText>unit</w:delText>
        </w:r>
      </w:del>
    </w:p>
    <w:p w14:paraId="58798954" w14:textId="2CF7B219" w:rsidR="0036354F" w:rsidRDefault="00877F30">
      <w:pPr>
        <w:rPr>
          <w:ins w:id="198" w:author="new" w:date="2020-02-26T12:50:00Z"/>
          <w:sz w:val="24"/>
          <w:szCs w:val="24"/>
        </w:rPr>
      </w:pPr>
      <w:del w:id="199" w:author="new" w:date="2020-02-26T12:50:00Z">
        <w:r w:rsidRPr="00C363F2">
          <w:rPr>
            <w:sz w:val="24"/>
            <w:szCs w:val="28"/>
          </w:rPr>
          <w:delText>As a second</w:delText>
        </w:r>
      </w:del>
      <w:ins w:id="200" w:author="new" w:date="2020-02-26T12:50:00Z">
        <w:r w:rsidR="0036354F">
          <w:rPr>
            <w:sz w:val="24"/>
            <w:szCs w:val="24"/>
          </w:rPr>
          <w:t>Second, as an alternative</w:t>
        </w:r>
      </w:ins>
      <w:r w:rsidR="0036354F">
        <w:rPr>
          <w:sz w:val="24"/>
          <w:szCs w:val="24"/>
        </w:rPr>
        <w:t xml:space="preserve"> test </w:t>
      </w:r>
      <w:r w:rsidR="00E532BA" w:rsidRPr="0057151A">
        <w:rPr>
          <w:sz w:val="24"/>
          <w:szCs w:val="24"/>
        </w:rPr>
        <w:t xml:space="preserve">of whether children have acquired a productive rule for generating numbers, we used the Next Number task, in which children were told a number (e.g., “fifty-seven”) and asked to generate the next number in the count sequence (i.e., “What comes next?”). We reasoned that children who understand the decade structure of counting should not </w:t>
      </w:r>
      <w:ins w:id="201" w:author="new" w:date="2020-02-26T12:50:00Z">
        <w:r w:rsidR="00E532BA" w:rsidRPr="0057151A">
          <w:rPr>
            <w:sz w:val="24"/>
            <w:szCs w:val="24"/>
          </w:rPr>
          <w:t xml:space="preserve">merely </w:t>
        </w:r>
      </w:ins>
      <w:r w:rsidR="00E532BA" w:rsidRPr="0057151A">
        <w:rPr>
          <w:sz w:val="24"/>
          <w:szCs w:val="24"/>
        </w:rPr>
        <w:t xml:space="preserve">represent the count list as a single memorized string, </w:t>
      </w:r>
      <w:del w:id="202" w:author="new" w:date="2020-02-26T12:50:00Z">
        <w:r w:rsidRPr="00C363F2">
          <w:rPr>
            <w:sz w:val="24"/>
            <w:szCs w:val="28"/>
          </w:rPr>
          <w:delText>and therefore</w:delText>
        </w:r>
      </w:del>
      <w:ins w:id="203" w:author="new" w:date="2020-02-26T12:50:00Z">
        <w:r w:rsidR="00E532BA" w:rsidRPr="0057151A">
          <w:rPr>
            <w:sz w:val="24"/>
            <w:szCs w:val="24"/>
          </w:rPr>
          <w:t>but</w:t>
        </w:r>
      </w:ins>
      <w:r w:rsidR="00E532BA" w:rsidRPr="0057151A">
        <w:rPr>
          <w:sz w:val="24"/>
          <w:szCs w:val="24"/>
        </w:rPr>
        <w:t xml:space="preserve"> should be able to generate the next number for any decade - i.e., they should exhibit knowledge of how the verbal count list implements the successor function. Based on this, we reasoned that productive knowledge of counting as measured by the Highest Count task should be correlated with performance on the Next Number task. </w:t>
      </w:r>
    </w:p>
    <w:p w14:paraId="402923D3" w14:textId="5E67AF0A" w:rsidR="004C5A8B" w:rsidRDefault="00E532BA">
      <w:pPr>
        <w:rPr>
          <w:sz w:val="24"/>
          <w:szCs w:val="24"/>
        </w:rPr>
      </w:pPr>
      <w:r w:rsidRPr="0057151A">
        <w:rPr>
          <w:sz w:val="24"/>
          <w:szCs w:val="24"/>
        </w:rPr>
        <w:t xml:space="preserve">Finally, to explore the second goal of this study, </w:t>
      </w:r>
      <w:del w:id="204" w:author="new" w:date="2020-02-26T12:50:00Z">
        <w:r w:rsidR="00877F30" w:rsidRPr="00C363F2">
          <w:rPr>
            <w:sz w:val="24"/>
            <w:szCs w:val="28"/>
          </w:rPr>
          <w:delText>using</w:delText>
        </w:r>
      </w:del>
      <w:ins w:id="205" w:author="new" w:date="2020-02-26T12:50:00Z">
        <w:r w:rsidRPr="0057151A">
          <w:rPr>
            <w:sz w:val="24"/>
            <w:szCs w:val="24"/>
          </w:rPr>
          <w:t>we asked whether either of</w:t>
        </w:r>
      </w:ins>
      <w:r w:rsidRPr="0057151A">
        <w:rPr>
          <w:sz w:val="24"/>
          <w:szCs w:val="24"/>
        </w:rPr>
        <w:t xml:space="preserve"> </w:t>
      </w:r>
      <w:r w:rsidR="0036354F">
        <w:rPr>
          <w:sz w:val="24"/>
          <w:szCs w:val="24"/>
        </w:rPr>
        <w:t>these two tests of counting productivity</w:t>
      </w:r>
      <w:r w:rsidRPr="0057151A">
        <w:rPr>
          <w:sz w:val="24"/>
          <w:szCs w:val="24"/>
        </w:rPr>
        <w:t xml:space="preserve"> </w:t>
      </w:r>
      <w:del w:id="206" w:author="new" w:date="2020-02-26T12:50:00Z">
        <w:r w:rsidR="00877F30" w:rsidRPr="00C363F2">
          <w:rPr>
            <w:sz w:val="24"/>
            <w:szCs w:val="28"/>
          </w:rPr>
          <w:delText xml:space="preserve">we asked whether any of them </w:delText>
        </w:r>
      </w:del>
      <w:r w:rsidRPr="0057151A">
        <w:rPr>
          <w:sz w:val="24"/>
          <w:szCs w:val="24"/>
        </w:rPr>
        <w:t>predicted children’s intuitions about infinity in a qualitative Infinity Interview.</w:t>
      </w:r>
      <w:ins w:id="207" w:author="new" w:date="2020-02-26T12:50:00Z">
        <w:r w:rsidRPr="0057151A">
          <w:rPr>
            <w:sz w:val="24"/>
            <w:szCs w:val="24"/>
          </w:rPr>
          <w:t xml:space="preserve"> It is important to ask children questions that are not tied to specific numbers, because a child might be able to label the next number for a finite list of words, but not know the successor function - i.e., that </w:t>
        </w:r>
        <w:r w:rsidRPr="0057151A">
          <w:rPr>
            <w:i/>
            <w:sz w:val="24"/>
            <w:szCs w:val="24"/>
          </w:rPr>
          <w:t>every</w:t>
        </w:r>
        <w:r w:rsidRPr="0057151A">
          <w:rPr>
            <w:sz w:val="24"/>
            <w:szCs w:val="24"/>
          </w:rPr>
          <w:t xml:space="preserve"> number has a successor.</w:t>
        </w:r>
      </w:ins>
      <w:r w:rsidRPr="0057151A">
        <w:rPr>
          <w:sz w:val="24"/>
          <w:szCs w:val="24"/>
        </w:rPr>
        <w:t xml:space="preserve"> In particular, we tested how our counting measures were related to children’s belief that it’s always possible to add 1 (i.e., successor function knowledge), and that numbers never end.</w:t>
      </w:r>
      <w:ins w:id="208" w:author="new" w:date="2020-02-26T12:50:00Z">
        <w:r w:rsidRPr="0057151A">
          <w:rPr>
            <w:sz w:val="24"/>
            <w:szCs w:val="24"/>
          </w:rPr>
          <w:t xml:space="preserve"> Multiple past studies have reported ceiling performance on this task by age 6-7 years (Cheung et al, 2017; Evans, 1983; Hartnett &amp; Gelman, 1998); thus, by studying younger children (ages 4 and 5) we investigated what factors contribute to variability in the acquisition of infinity knowledge.</w:t>
        </w:r>
      </w:ins>
    </w:p>
    <w:p w14:paraId="7491BC63" w14:textId="6841D22E" w:rsidR="00614BDE" w:rsidRPr="0057151A" w:rsidRDefault="00E532BA">
      <w:pPr>
        <w:rPr>
          <w:ins w:id="209" w:author="new" w:date="2020-02-26T12:50:00Z"/>
          <w:sz w:val="24"/>
          <w:szCs w:val="24"/>
        </w:rPr>
      </w:pPr>
      <w:ins w:id="210" w:author="new" w:date="2020-02-26T12:50:00Z">
        <w:r w:rsidRPr="0057151A">
          <w:rPr>
            <w:sz w:val="24"/>
            <w:szCs w:val="24"/>
          </w:rPr>
          <w:t xml:space="preserve"> </w:t>
        </w:r>
      </w:ins>
    </w:p>
    <w:p w14:paraId="15F505FF" w14:textId="77777777" w:rsidR="00614BDE" w:rsidRPr="0057151A" w:rsidRDefault="00E532BA">
      <w:pPr>
        <w:pStyle w:val="Heading1"/>
        <w:rPr>
          <w:sz w:val="24"/>
          <w:szCs w:val="24"/>
        </w:rPr>
      </w:pPr>
      <w:bookmarkStart w:id="211" w:name="_1fob9te" w:colFirst="0" w:colLast="0"/>
      <w:bookmarkStart w:id="212" w:name="_Toc10745648"/>
      <w:bookmarkEnd w:id="211"/>
      <w:r w:rsidRPr="0057151A">
        <w:rPr>
          <w:sz w:val="24"/>
          <w:szCs w:val="24"/>
        </w:rPr>
        <w:lastRenderedPageBreak/>
        <w:t>2. Method</w:t>
      </w:r>
      <w:bookmarkEnd w:id="212"/>
      <w:r w:rsidRPr="0057151A">
        <w:rPr>
          <w:sz w:val="24"/>
          <w:szCs w:val="24"/>
        </w:rPr>
        <w:t xml:space="preserve"> </w:t>
      </w:r>
    </w:p>
    <w:p w14:paraId="73F3CDFE" w14:textId="77777777" w:rsidR="00614BDE" w:rsidRPr="003743E8" w:rsidRDefault="00E532BA">
      <w:pPr>
        <w:pStyle w:val="Heading2"/>
      </w:pPr>
      <w:bookmarkStart w:id="213" w:name="_Toc10745649"/>
      <w:r w:rsidRPr="003743E8">
        <w:t>2.1 Participants</w:t>
      </w:r>
      <w:bookmarkEnd w:id="213"/>
    </w:p>
    <w:p w14:paraId="6B32789D" w14:textId="4AB2F5FD" w:rsidR="00614BDE" w:rsidRPr="0057151A" w:rsidRDefault="00E532BA">
      <w:pPr>
        <w:rPr>
          <w:sz w:val="24"/>
          <w:szCs w:val="24"/>
        </w:rPr>
      </w:pPr>
      <w:bookmarkStart w:id="214" w:name="_3znysh7" w:colFirst="0" w:colLast="0"/>
      <w:bookmarkEnd w:id="214"/>
      <w:r w:rsidRPr="0057151A">
        <w:rPr>
          <w:sz w:val="24"/>
          <w:szCs w:val="24"/>
        </w:rPr>
        <w:t>We tested 122 4- and 5-year-old children (M = 5;0, SD = 7 months, range = 4;0 to 5;11</w:t>
      </w:r>
      <w:del w:id="215" w:author="new" w:date="2020-02-26T12:50:00Z">
        <w:r w:rsidR="0008229E" w:rsidRPr="00C363F2">
          <w:rPr>
            <w:sz w:val="24"/>
            <w:szCs w:val="28"/>
          </w:rPr>
          <w:delText>) recruited from preschools and museums.</w:delText>
        </w:r>
      </w:del>
      <w:ins w:id="216" w:author="new" w:date="2020-02-26T12:50:00Z">
        <w:r w:rsidRPr="0057151A">
          <w:rPr>
            <w:sz w:val="24"/>
            <w:szCs w:val="24"/>
          </w:rPr>
          <w:t>, 58 male) recruited from preschools and museums in the San Diego metropolitan area. Although we did not collect demographic information from each participant, our sample was drawn from a population with the following statistics: White (75.5%), Black (5.5%), Asian (12.6%), American Indian or Alaska Native (1.3%), Pacific Islander (0.6%), Multiracial (4.5)%.</w:t>
        </w:r>
        <w:r w:rsidRPr="0057151A">
          <w:rPr>
            <w:sz w:val="24"/>
            <w:szCs w:val="24"/>
            <w:vertAlign w:val="superscript"/>
          </w:rPr>
          <w:footnoteReference w:id="3"/>
        </w:r>
        <w:r w:rsidRPr="0057151A">
          <w:rPr>
            <w:sz w:val="24"/>
            <w:szCs w:val="24"/>
          </w:rPr>
          <w:t xml:space="preserve"> All participants spoke English as a primary language.</w:t>
        </w:r>
      </w:ins>
      <w:r w:rsidRPr="0057151A">
        <w:rPr>
          <w:sz w:val="24"/>
          <w:szCs w:val="24"/>
        </w:rPr>
        <w:t xml:space="preserve"> A stopping rule was defined such that 30 children were tested in each 6-month age bin within this range of ages. An additional 25 children participated but were excluded for the following reasons: their primary language was not English (</w:t>
      </w:r>
      <w:r w:rsidRPr="0057151A">
        <w:rPr>
          <w:i/>
          <w:sz w:val="24"/>
          <w:szCs w:val="24"/>
        </w:rPr>
        <w:t>n</w:t>
      </w:r>
      <w:r w:rsidRPr="0057151A">
        <w:rPr>
          <w:sz w:val="24"/>
          <w:szCs w:val="24"/>
        </w:rPr>
        <w:t xml:space="preserve"> = 4), they did not complete the tasks (</w:t>
      </w:r>
      <w:r w:rsidRPr="0057151A">
        <w:rPr>
          <w:i/>
          <w:sz w:val="24"/>
          <w:szCs w:val="24"/>
        </w:rPr>
        <w:t>n</w:t>
      </w:r>
      <w:r w:rsidRPr="0057151A">
        <w:rPr>
          <w:sz w:val="24"/>
          <w:szCs w:val="24"/>
        </w:rPr>
        <w:t xml:space="preserve"> = 10), parental interference (</w:t>
      </w:r>
      <w:r w:rsidRPr="0057151A">
        <w:rPr>
          <w:i/>
          <w:sz w:val="24"/>
          <w:szCs w:val="24"/>
        </w:rPr>
        <w:t>n</w:t>
      </w:r>
      <w:r w:rsidRPr="0057151A">
        <w:rPr>
          <w:sz w:val="24"/>
          <w:szCs w:val="24"/>
        </w:rPr>
        <w:t xml:space="preserve"> = 1), experimenter error (</w:t>
      </w:r>
      <w:r w:rsidRPr="0057151A">
        <w:rPr>
          <w:i/>
          <w:sz w:val="24"/>
          <w:szCs w:val="24"/>
        </w:rPr>
        <w:t>n</w:t>
      </w:r>
      <w:r w:rsidRPr="0057151A">
        <w:rPr>
          <w:sz w:val="24"/>
          <w:szCs w:val="24"/>
        </w:rPr>
        <w:t xml:space="preserve"> = 3), or failing the practice trials on the Next Number Task (</w:t>
      </w:r>
      <w:r w:rsidRPr="0057151A">
        <w:rPr>
          <w:i/>
          <w:sz w:val="24"/>
          <w:szCs w:val="24"/>
        </w:rPr>
        <w:t>n</w:t>
      </w:r>
      <w:r w:rsidRPr="0057151A">
        <w:rPr>
          <w:sz w:val="24"/>
          <w:szCs w:val="24"/>
        </w:rPr>
        <w:t xml:space="preserve"> = 9).</w:t>
      </w:r>
    </w:p>
    <w:p w14:paraId="0A4A1C3E" w14:textId="77777777" w:rsidR="00614BDE" w:rsidRPr="003743E8" w:rsidRDefault="00E532BA">
      <w:pPr>
        <w:pStyle w:val="Heading2"/>
      </w:pPr>
      <w:bookmarkStart w:id="218" w:name="_2et92p0" w:colFirst="0" w:colLast="0"/>
      <w:bookmarkStart w:id="219" w:name="_Toc10745650"/>
      <w:bookmarkEnd w:id="218"/>
      <w:r w:rsidRPr="003743E8">
        <w:t>2.2 Stimuli and Procedure</w:t>
      </w:r>
      <w:bookmarkEnd w:id="219"/>
    </w:p>
    <w:p w14:paraId="582A3E14" w14:textId="77777777" w:rsidR="00614BDE" w:rsidRPr="0057151A" w:rsidRDefault="00E532BA">
      <w:pPr>
        <w:rPr>
          <w:ins w:id="220" w:author="new" w:date="2020-02-26T12:50:00Z"/>
          <w:sz w:val="24"/>
          <w:szCs w:val="24"/>
        </w:rPr>
      </w:pPr>
      <w:bookmarkStart w:id="221" w:name="_Toc10745651"/>
      <w:r w:rsidRPr="003F14A8">
        <w:rPr>
          <w:b/>
          <w:sz w:val="24"/>
        </w:rPr>
        <w:t>2.2.1 Highest Count Task.</w:t>
      </w:r>
      <w:bookmarkEnd w:id="221"/>
      <w:r w:rsidRPr="003F14A8">
        <w:rPr>
          <w:b/>
          <w:sz w:val="24"/>
        </w:rPr>
        <w:t xml:space="preserve"> </w:t>
      </w:r>
      <w:ins w:id="222" w:author="new" w:date="2020-02-26T12:50:00Z">
        <w:r w:rsidRPr="0057151A">
          <w:rPr>
            <w:sz w:val="24"/>
            <w:szCs w:val="24"/>
          </w:rPr>
          <w:t xml:space="preserve">We used the Highest Count task to measure children’s spontaneous counting ability, and to classify children as either Productive or Non-Productive Counters based on their ability to recover from errors on decade transitions. Below, we describe procedures in detail. </w:t>
        </w:r>
      </w:ins>
      <w:r w:rsidRPr="0057151A">
        <w:rPr>
          <w:sz w:val="24"/>
          <w:szCs w:val="24"/>
        </w:rPr>
        <w:t xml:space="preserve">Fig. </w:t>
      </w:r>
      <w:ins w:id="223" w:author="new" w:date="2020-02-26T12:50:00Z">
        <w:r w:rsidRPr="0057151A">
          <w:rPr>
            <w:sz w:val="24"/>
            <w:szCs w:val="24"/>
          </w:rPr>
          <w:t>1 shows a simplified decision tree describing the protocol and classification rules for determining productive counting knowledge.</w:t>
        </w:r>
      </w:ins>
    </w:p>
    <w:p w14:paraId="679C7103" w14:textId="5E9E1835" w:rsidR="00614BDE" w:rsidRPr="0057151A" w:rsidRDefault="00E532BA">
      <w:pPr>
        <w:rPr>
          <w:sz w:val="24"/>
          <w:szCs w:val="24"/>
        </w:rPr>
      </w:pPr>
      <w:r w:rsidRPr="0057151A">
        <w:rPr>
          <w:sz w:val="24"/>
          <w:szCs w:val="24"/>
        </w:rPr>
        <w:t xml:space="preserve">To test children’s knowledge of the counting sequence up to 99, we first asked each child to count as high as they could. If the child failed to respond, the experimenter said, “Let’s count together! One...” with rising intonation to encourage the child to continue counting alone. We allowed children to count until they stopped naturally, and recorded errors made along the way. </w:t>
      </w:r>
      <w:r w:rsidRPr="0057151A">
        <w:rPr>
          <w:sz w:val="24"/>
          <w:szCs w:val="24"/>
        </w:rPr>
        <w:lastRenderedPageBreak/>
        <w:t>Each skipped number (e.g., “12, 13, 15”), skipped sequence of numbers (e.g., “18, 19, 30, 31”), or substitution error (e.g., “4, 9, 6”) was counted as one error. Children were also allowed to self-correct or restart counting with no penalty (e.g., if a child counted “1, 2, 4, no, 1, 2, 3, 4, 5”, 3 would not count as an error</w:t>
      </w:r>
      <w:r w:rsidRPr="0057151A">
        <w:rPr>
          <w:sz w:val="24"/>
          <w:szCs w:val="24"/>
        </w:rPr>
        <w:t>).</w:t>
      </w:r>
      <w:r w:rsidRPr="0057151A">
        <w:rPr>
          <w:sz w:val="24"/>
          <w:szCs w:val="24"/>
        </w:rPr>
        <w:t xml:space="preserve"> To avoid underestimating children’s counting ability due to lapses in attention, we always reminded children of the last number they had said whenever they stopped counting. For instance, a child who stopped at 25 was prompted with, “So what’s after 25?” Children were allowed to continue counting and receive as many reminders as necessary; these pauses and reminders were not considered errors. Using this method, we obtained children’s Initial Highest Count (IHC), which was the highest number children counted to before making any errors, either on their own or with reminders. We also obtained children’s Final Highest Count (FHC), which was the highest number children ever counted to that was part of a 3-number consecutive sequence</w:t>
      </w:r>
      <w:del w:id="224" w:author="new" w:date="2020-02-26T12:50:00Z">
        <w:r w:rsidR="000426C2" w:rsidRPr="00C363F2">
          <w:rPr>
            <w:sz w:val="24"/>
            <w:szCs w:val="28"/>
          </w:rPr>
          <w:delText xml:space="preserve"> and </w:delText>
        </w:r>
        <w:r w:rsidR="0008229E" w:rsidRPr="00C363F2">
          <w:rPr>
            <w:sz w:val="24"/>
            <w:szCs w:val="28"/>
          </w:rPr>
          <w:delText xml:space="preserve">allowing for up to 10 </w:delText>
        </w:r>
        <w:r w:rsidR="00832672" w:rsidRPr="00C363F2">
          <w:rPr>
            <w:sz w:val="24"/>
            <w:szCs w:val="28"/>
          </w:rPr>
          <w:delText xml:space="preserve">previous </w:delText>
        </w:r>
        <w:r w:rsidR="0008229E" w:rsidRPr="00C363F2">
          <w:rPr>
            <w:sz w:val="24"/>
            <w:szCs w:val="28"/>
          </w:rPr>
          <w:delText>errors</w:delText>
        </w:r>
        <w:r w:rsidR="009F76B4" w:rsidRPr="00C363F2">
          <w:rPr>
            <w:rStyle w:val="FootnoteReference"/>
            <w:sz w:val="24"/>
            <w:szCs w:val="28"/>
          </w:rPr>
          <w:footnoteReference w:id="4"/>
        </w:r>
        <w:r w:rsidR="0008229E" w:rsidRPr="00C363F2">
          <w:rPr>
            <w:sz w:val="24"/>
            <w:szCs w:val="28"/>
          </w:rPr>
          <w:delText>.</w:delText>
        </w:r>
      </w:del>
      <w:ins w:id="226" w:author="new" w:date="2020-02-26T12:50:00Z">
        <w:r w:rsidRPr="0057151A">
          <w:rPr>
            <w:sz w:val="24"/>
            <w:szCs w:val="24"/>
          </w:rPr>
          <w:t>. We allowed for up to 10 errors, with at most 3 errors in a single decade.</w:t>
        </w:r>
      </w:ins>
      <w:r w:rsidRPr="0057151A">
        <w:rPr>
          <w:sz w:val="24"/>
          <w:szCs w:val="24"/>
        </w:rPr>
        <w:t xml:space="preserve"> For some children, their Final Highest Count also included experimenter-provided decade prompts, as described below.</w:t>
      </w:r>
    </w:p>
    <w:p w14:paraId="77A86192" w14:textId="066FF119" w:rsidR="00614BDE" w:rsidRPr="0057151A" w:rsidRDefault="00E532BA">
      <w:pPr>
        <w:rPr>
          <w:sz w:val="28"/>
          <w:szCs w:val="28"/>
        </w:rPr>
      </w:pPr>
      <w:r w:rsidRPr="0057151A">
        <w:rPr>
          <w:sz w:val="24"/>
          <w:szCs w:val="24"/>
        </w:rPr>
        <w:t>In this study, we were especially interested in testing whether children have a productive decade</w:t>
      </w:r>
      <w:ins w:id="227" w:author="new" w:date="2020-02-26T12:50:00Z">
        <w:r w:rsidRPr="0057151A">
          <w:rPr>
            <w:sz w:val="24"/>
            <w:szCs w:val="24"/>
          </w:rPr>
          <w:t>+unit</w:t>
        </w:r>
      </w:ins>
      <w:r w:rsidRPr="0057151A">
        <w:rPr>
          <w:sz w:val="24"/>
          <w:szCs w:val="24"/>
        </w:rPr>
        <w:t xml:space="preserve"> rule for counting, as measured by their ability to either (a) count to 99 on their own with </w:t>
      </w:r>
      <w:del w:id="228" w:author="new" w:date="2020-02-26T12:50:00Z">
        <w:r w:rsidR="0008229E" w:rsidRPr="00C363F2">
          <w:rPr>
            <w:sz w:val="24"/>
            <w:szCs w:val="28"/>
          </w:rPr>
          <w:delText>3 or fewer</w:delText>
        </w:r>
      </w:del>
      <w:ins w:id="229" w:author="new" w:date="2020-02-26T12:50:00Z">
        <w:r w:rsidRPr="0057151A">
          <w:rPr>
            <w:sz w:val="24"/>
            <w:szCs w:val="24"/>
          </w:rPr>
          <w:t>minimal</w:t>
        </w:r>
      </w:ins>
      <w:r w:rsidRPr="0057151A">
        <w:rPr>
          <w:sz w:val="24"/>
          <w:szCs w:val="24"/>
        </w:rPr>
        <w:t xml:space="preserve"> errors, or (b) extend their count sequence when provided with decade labels beyond their initial highest count. To measure the latter ability, during testing we first identified instances where children’s first or second error occurred at a decade transition (e.g., stopping at 29, substituting ‘30’ with ‘twenty-ten’, or skipping 30 altogether). We called these Decade-Change Errors and provided children with a corrective decade prompt. For instance, a child who made an error after 29 was told, “After 29 is 30. Can you keep counting? 29, 30...” Children who </w:t>
      </w:r>
      <w:del w:id="230" w:author="new" w:date="2020-02-26T12:50:00Z">
        <w:r w:rsidR="0008229E" w:rsidRPr="00C363F2">
          <w:rPr>
            <w:sz w:val="24"/>
            <w:szCs w:val="28"/>
          </w:rPr>
          <w:lastRenderedPageBreak/>
          <w:delText>counted</w:delText>
        </w:r>
        <w:r w:rsidR="000D7062" w:rsidRPr="00C363F2">
          <w:rPr>
            <w:sz w:val="24"/>
            <w:szCs w:val="28"/>
          </w:rPr>
          <w:delText>-</w:delText>
        </w:r>
        <w:r w:rsidR="0008229E" w:rsidRPr="00C363F2">
          <w:rPr>
            <w:sz w:val="24"/>
            <w:szCs w:val="28"/>
          </w:rPr>
          <w:delText xml:space="preserve">on </w:delText>
        </w:r>
      </w:del>
      <w:ins w:id="231" w:author="new" w:date="2020-02-26T12:50:00Z">
        <w:r w:rsidR="009F39EB" w:rsidRPr="0057151A">
          <w:rPr>
            <w:noProof/>
            <w:sz w:val="24"/>
            <w:szCs w:val="24"/>
          </w:rPr>
          <mc:AlternateContent>
            <mc:Choice Requires="wpg">
              <w:drawing>
                <wp:anchor distT="0" distB="0" distL="114300" distR="114300" simplePos="0" relativeHeight="251663360" behindDoc="0" locked="0" layoutInCell="1" allowOverlap="1" wp14:anchorId="5D300141" wp14:editId="44F5CAE6">
                  <wp:simplePos x="0" y="0"/>
                  <wp:positionH relativeFrom="margin">
                    <wp:posOffset>-29210</wp:posOffset>
                  </wp:positionH>
                  <wp:positionV relativeFrom="margin">
                    <wp:posOffset>0</wp:posOffset>
                  </wp:positionV>
                  <wp:extent cx="5943600" cy="4469130"/>
                  <wp:effectExtent l="0" t="0" r="0" b="1270"/>
                  <wp:wrapSquare wrapText="bothSides"/>
                  <wp:docPr id="23" name="Group 23"/>
                  <wp:cNvGraphicFramePr/>
                  <a:graphic xmlns:a="http://schemas.openxmlformats.org/drawingml/2006/main">
                    <a:graphicData uri="http://schemas.microsoft.com/office/word/2010/wordprocessingGroup">
                      <wpg:wgp>
                        <wpg:cNvGrpSpPr/>
                        <wpg:grpSpPr>
                          <a:xfrm>
                            <a:off x="0" y="0"/>
                            <a:ext cx="5943600" cy="4469130"/>
                            <a:chOff x="-223736" y="0"/>
                            <a:chExt cx="5943823" cy="4469130"/>
                          </a:xfrm>
                        </wpg:grpSpPr>
                        <pic:pic xmlns:pic="http://schemas.openxmlformats.org/drawingml/2006/picture">
                          <pic:nvPicPr>
                            <pic:cNvPr id="21" name="Picture 21"/>
                            <pic:cNvPicPr>
                              <a:picLocks noChangeAspect="1"/>
                            </pic:cNvPicPr>
                          </pic:nvPicPr>
                          <pic:blipFill rotWithShape="1">
                            <a:blip r:embed="rId9">
                              <a:extLst>
                                <a:ext uri="{28A0092B-C50C-407E-A947-70E740481C1C}">
                                  <a14:useLocalDpi xmlns:a14="http://schemas.microsoft.com/office/drawing/2010/main" val="0"/>
                                </a:ext>
                              </a:extLst>
                            </a:blip>
                            <a:srcRect r="16530" b="27551"/>
                            <a:stretch/>
                          </pic:blipFill>
                          <pic:spPr bwMode="auto">
                            <a:xfrm>
                              <a:off x="0" y="0"/>
                              <a:ext cx="5543550" cy="3608705"/>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223736" y="3667125"/>
                              <a:ext cx="5943823" cy="802005"/>
                            </a:xfrm>
                            <a:prstGeom prst="rect">
                              <a:avLst/>
                            </a:prstGeom>
                            <a:solidFill>
                              <a:prstClr val="white"/>
                            </a:solidFill>
                            <a:ln>
                              <a:noFill/>
                            </a:ln>
                          </wps:spPr>
                          <wps:txbx>
                            <w:txbxContent>
                              <w:p w14:paraId="16A47751" w14:textId="67D58509" w:rsidR="00E03CF1" w:rsidRPr="009F39EB" w:rsidRDefault="00E03CF1" w:rsidP="007C0A4F">
                                <w:pPr>
                                  <w:pStyle w:val="Caption"/>
                                  <w:ind w:firstLine="0"/>
                                  <w:rPr>
                                    <w:ins w:id="232" w:author="new" w:date="2020-02-26T12:50:00Z"/>
                                    <w:i w:val="0"/>
                                    <w:iCs w:val="0"/>
                                    <w:noProof/>
                                    <w:color w:val="auto"/>
                                    <w:sz w:val="22"/>
                                    <w:szCs w:val="22"/>
                                  </w:rPr>
                                </w:pPr>
                                <w:ins w:id="233" w:author="new" w:date="2020-02-26T12:50:00Z">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ins>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D300141" id="Group 23" o:spid="_x0000_s1026" style="position:absolute;left:0;text-align:left;margin-left:-2.3pt;margin-top:0;width:468pt;height:351.9pt;z-index:251663360;mso-position-horizontal-relative:margin;mso-position-vertical-relative:margin;mso-width-relative:margin" coordorigin="-2237" coordsize="59438,4469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5435;height:36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">
                    <v:imagedata r:id="rId10" o:title="" cropbottom="18056f" cropright="10833f"/>
                  </v:shape>
                  <v:shapetype id="_x0000_t202" coordsize="21600,21600" o:spt="202" path="m,l,21600r21600,l21600,xe">
                    <v:stroke joinstyle="miter"/>
                    <v:path gradientshapeok="t" o:connecttype="rect"/>
                  </v:shapetype>
                  <v:shape id="Text Box 22" o:spid="_x0000_s1028" type="#_x0000_t202" style="position:absolute;left:-2237;top:36671;width:59437;height:8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" stroked="f">
                    <v:textbox style="mso-fit-shape-to-text:t" inset="0,0,0,14.4pt">
                      <w:txbxContent>
                        <w:p w14:paraId="16A47751" w14:textId="67D58509" w:rsidR="00E03CF1" w:rsidRPr="009F39EB" w:rsidRDefault="00E03CF1" w:rsidP="007C0A4F">
                          <w:pPr>
                            <w:pStyle w:val="Caption"/>
                            <w:ind w:firstLine="0"/>
                            <w:rPr>
                              <w:ins w:id="234" w:author="new" w:date="2020-02-26T12:50:00Z"/>
                              <w:i w:val="0"/>
                              <w:iCs w:val="0"/>
                              <w:noProof/>
                              <w:color w:val="auto"/>
                              <w:sz w:val="22"/>
                              <w:szCs w:val="22"/>
                            </w:rPr>
                          </w:pPr>
                          <w:ins w:id="235" w:author="new" w:date="2020-02-26T12:50:00Z">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ins>
                        </w:p>
                      </w:txbxContent>
                    </v:textbox>
                  </v:shape>
                  <w10:wrap type="square" anchorx="margin" anchory="margin"/>
                </v:group>
              </w:pict>
            </mc:Fallback>
          </mc:AlternateContent>
        </w:r>
      </w:ins>
      <w:r w:rsidRPr="0057151A">
        <w:rPr>
          <w:sz w:val="24"/>
          <w:szCs w:val="24"/>
        </w:rPr>
        <w:t>successfully</w:t>
      </w:r>
      <w:ins w:id="236" w:author="new" w:date="2020-02-26T12:50:00Z">
        <w:r w:rsidRPr="0057151A">
          <w:rPr>
            <w:sz w:val="24"/>
            <w:szCs w:val="24"/>
          </w:rPr>
          <w:t xml:space="preserve"> counted-up</w:t>
        </w:r>
      </w:ins>
      <w:r w:rsidRPr="0057151A">
        <w:rPr>
          <w:sz w:val="24"/>
          <w:szCs w:val="24"/>
        </w:rPr>
        <w:t xml:space="preserve"> were provided with decade prompts for any subsequent Decade-Change errors they made, with decade prompts ranging from 20 to 90. Children who made no Decade-Change Errors did not receive any decade prompts and were simply allowed to continue counting until they stopped naturally.</w:t>
      </w:r>
      <w:r w:rsidRPr="003F14A8">
        <w:rPr>
          <w:sz w:val="24"/>
          <w:vertAlign w:val="superscript"/>
        </w:rPr>
        <w:footnoteReference w:id="5"/>
      </w:r>
      <w:r w:rsidRPr="0057151A">
        <w:rPr>
          <w:sz w:val="24"/>
          <w:szCs w:val="24"/>
        </w:rPr>
        <w:t xml:space="preserve"> The task ended whenever a child reached 99 or if they said they could not continue counting, whichever was earlier. </w:t>
      </w:r>
    </w:p>
    <w:p w14:paraId="11B403F2" w14:textId="08C2EED4" w:rsidR="00614BDE" w:rsidRPr="0057151A" w:rsidRDefault="00E532BA">
      <w:pPr>
        <w:rPr>
          <w:ins w:id="237" w:author="new" w:date="2020-02-26T12:50:00Z"/>
          <w:sz w:val="24"/>
          <w:szCs w:val="24"/>
        </w:rPr>
      </w:pPr>
      <w:bookmarkStart w:id="238" w:name="_tyjcwt" w:colFirst="0" w:colLast="0"/>
      <w:bookmarkEnd w:id="238"/>
      <w:r w:rsidRPr="0057151A">
        <w:rPr>
          <w:sz w:val="24"/>
          <w:szCs w:val="24"/>
        </w:rPr>
        <w:t xml:space="preserve">In addition to obtaining children’s Initial and Final Highest Counts and counting errors, we also used the Highest Count task to classify participants as Productive or Non-Productive </w:t>
      </w:r>
      <w:r w:rsidRPr="0057151A">
        <w:rPr>
          <w:sz w:val="24"/>
          <w:szCs w:val="24"/>
        </w:rPr>
        <w:lastRenderedPageBreak/>
        <w:t xml:space="preserve">Counters. </w:t>
      </w:r>
      <w:ins w:id="239" w:author="new" w:date="2020-02-26T12:50:00Z">
        <w:r w:rsidRPr="0057151A">
          <w:rPr>
            <w:sz w:val="24"/>
            <w:szCs w:val="24"/>
          </w:rPr>
          <w:t>To classify children, we used criteria developed in a previously published, pre-registered report (Schneider et al., 2020). In particular, we reasoned that if a child has a productive</w:t>
        </w:r>
      </w:ins>
      <w:r w:rsidRPr="0057151A">
        <w:rPr>
          <w:sz w:val="24"/>
          <w:szCs w:val="24"/>
        </w:rPr>
        <w:t xml:space="preserve"> decade</w:t>
      </w:r>
      <w:del w:id="240" w:author="new" w:date="2020-02-26T12:50:00Z">
        <w:r w:rsidR="000D709E" w:rsidRPr="00C363F2">
          <w:rPr>
            <w:sz w:val="24"/>
            <w:szCs w:val="28"/>
          </w:rPr>
          <w:delText xml:space="preserve"> prompts</w:delText>
        </w:r>
        <w:r w:rsidR="007E29F1" w:rsidRPr="00C363F2">
          <w:rPr>
            <w:sz w:val="24"/>
            <w:szCs w:val="28"/>
          </w:rPr>
          <w:delText xml:space="preserve"> were</w:delText>
        </w:r>
      </w:del>
      <w:ins w:id="241" w:author="new" w:date="2020-02-26T12:50:00Z">
        <w:r w:rsidRPr="0057151A">
          <w:rPr>
            <w:sz w:val="24"/>
            <w:szCs w:val="24"/>
          </w:rPr>
          <w:t>+unit rule, then they should be able to count up to decade labels, but may not know what those decade labels are, and therefore should be expected to make  errors on decade transitions (e.g., 39 to 40). We therefore</w:t>
        </w:r>
      </w:ins>
      <w:r w:rsidRPr="0057151A">
        <w:rPr>
          <w:sz w:val="24"/>
          <w:szCs w:val="24"/>
        </w:rPr>
        <w:t xml:space="preserve"> classified </w:t>
      </w:r>
      <w:ins w:id="242" w:author="new" w:date="2020-02-26T12:50:00Z">
        <w:r w:rsidRPr="0057151A">
          <w:rPr>
            <w:sz w:val="24"/>
            <w:szCs w:val="24"/>
          </w:rPr>
          <w:t xml:space="preserve">children </w:t>
        </w:r>
      </w:ins>
      <w:r w:rsidRPr="0057151A">
        <w:rPr>
          <w:sz w:val="24"/>
          <w:szCs w:val="24"/>
        </w:rPr>
        <w:t xml:space="preserve">as Productive </w:t>
      </w:r>
      <w:del w:id="243" w:author="new" w:date="2020-02-26T12:50:00Z">
        <w:r w:rsidR="000D709E" w:rsidRPr="00C363F2">
          <w:rPr>
            <w:sz w:val="24"/>
            <w:szCs w:val="28"/>
          </w:rPr>
          <w:delText xml:space="preserve">Counters </w:delText>
        </w:r>
      </w:del>
      <w:r w:rsidRPr="0057151A">
        <w:rPr>
          <w:sz w:val="24"/>
          <w:szCs w:val="24"/>
        </w:rPr>
        <w:t>if</w:t>
      </w:r>
      <w:ins w:id="244" w:author="new" w:date="2020-02-26T12:50:00Z">
        <w:r w:rsidRPr="0057151A">
          <w:rPr>
            <w:sz w:val="24"/>
            <w:szCs w:val="24"/>
          </w:rPr>
          <w:t xml:space="preserve"> (1)</w:t>
        </w:r>
      </w:ins>
      <w:r w:rsidRPr="0057151A">
        <w:rPr>
          <w:sz w:val="24"/>
          <w:szCs w:val="24"/>
        </w:rPr>
        <w:t xml:space="preserve"> they counted to 99 with three or fewer errors, or </w:t>
      </w:r>
      <w:del w:id="245" w:author="new" w:date="2020-02-26T12:50:00Z">
        <w:r w:rsidR="000D709E" w:rsidRPr="00C363F2">
          <w:rPr>
            <w:sz w:val="24"/>
            <w:szCs w:val="28"/>
          </w:rPr>
          <w:delText xml:space="preserve">as Non-Productive Counters otherwise (i.e. stopping earlier or reached 99 with four or more errors). </w:delText>
        </w:r>
        <w:r w:rsidR="007E29F1" w:rsidRPr="00C363F2">
          <w:rPr>
            <w:sz w:val="24"/>
            <w:szCs w:val="28"/>
          </w:rPr>
          <w:delText>Children</w:delText>
        </w:r>
        <w:r w:rsidR="000D709E" w:rsidRPr="00C363F2">
          <w:rPr>
            <w:sz w:val="24"/>
            <w:szCs w:val="28"/>
          </w:rPr>
          <w:delText xml:space="preserve"> who received decade prompts we</w:delText>
        </w:r>
        <w:r w:rsidR="007E29F1" w:rsidRPr="00C363F2">
          <w:rPr>
            <w:sz w:val="24"/>
            <w:szCs w:val="28"/>
          </w:rPr>
          <w:delText>re</w:delText>
        </w:r>
        <w:r w:rsidR="000D709E" w:rsidRPr="00C363F2">
          <w:rPr>
            <w:sz w:val="24"/>
            <w:szCs w:val="28"/>
          </w:rPr>
          <w:delText xml:space="preserve"> classified children as Productive Counters if</w:delText>
        </w:r>
      </w:del>
      <w:ins w:id="246" w:author="new" w:date="2020-02-26T12:50:00Z">
        <w:r w:rsidRPr="0057151A">
          <w:rPr>
            <w:sz w:val="24"/>
            <w:szCs w:val="24"/>
          </w:rPr>
          <w:t>(2)</w:t>
        </w:r>
      </w:ins>
      <w:r w:rsidRPr="0057151A">
        <w:rPr>
          <w:sz w:val="24"/>
          <w:szCs w:val="24"/>
        </w:rPr>
        <w:t xml:space="preserve"> they could count at least two decades beyond their initial Decade-Change Error without making more than three errors in those two decades, including any decade-transition errors that elicited a decade prompt. </w:t>
      </w:r>
      <w:ins w:id="247" w:author="new" w:date="2020-02-26T12:50:00Z">
        <w:r w:rsidRPr="0057151A">
          <w:rPr>
            <w:sz w:val="24"/>
            <w:szCs w:val="24"/>
          </w:rPr>
          <w:t xml:space="preserve">This three-error criterion was developed because it allowed for </w:t>
        </w:r>
        <w:proofErr w:type="gramStart"/>
        <w:r w:rsidRPr="0057151A">
          <w:rPr>
            <w:sz w:val="24"/>
            <w:szCs w:val="24"/>
          </w:rPr>
          <w:t>two decade</w:t>
        </w:r>
        <w:proofErr w:type="gramEnd"/>
        <w:r w:rsidRPr="0057151A">
          <w:rPr>
            <w:sz w:val="24"/>
            <w:szCs w:val="24"/>
          </w:rPr>
          <w:t xml:space="preserve"> transition errors, along with a maximum of one mid-decade error. </w:t>
        </w:r>
      </w:ins>
      <w:r w:rsidRPr="0057151A">
        <w:rPr>
          <w:sz w:val="24"/>
          <w:szCs w:val="24"/>
        </w:rPr>
        <w:t>For example, a child whose initial error was at 29 but continued counting with decade prompts to 49 or higher was classified as a Productive Counter, but if they continued to only 39 or made too many errors before getting to 49, they were classified as a Non-Productive Counter.</w:t>
      </w:r>
      <w:del w:id="248" w:author="new" w:date="2020-02-26T12:50:00Z">
        <w:r w:rsidR="000D709E" w:rsidRPr="00C363F2">
          <w:rPr>
            <w:sz w:val="24"/>
            <w:szCs w:val="28"/>
          </w:rPr>
          <w:delText xml:space="preserve"> Thus, our Productivity classification allowed for two decade prompts and only one additional error within the two decades </w:delText>
        </w:r>
        <w:r w:rsidR="006C4A8A" w:rsidRPr="00C363F2">
          <w:rPr>
            <w:sz w:val="24"/>
            <w:szCs w:val="28"/>
          </w:rPr>
          <w:delText>past the decade-change error.</w:delText>
        </w:r>
      </w:del>
      <w:ins w:id="249" w:author="new" w:date="2020-02-26T12:50:00Z">
        <w:r w:rsidRPr="0057151A">
          <w:rPr>
            <w:sz w:val="24"/>
            <w:szCs w:val="24"/>
            <w:vertAlign w:val="superscript"/>
          </w:rPr>
          <w:footnoteReference w:id="6"/>
        </w:r>
        <w:r w:rsidRPr="0057151A">
          <w:rPr>
            <w:sz w:val="24"/>
            <w:szCs w:val="24"/>
          </w:rPr>
          <w:t xml:space="preserve"> Note that although alternative criteria are possible, we resisted exploring the full space of results that might result from different cut-offs. Still, in response to a reviewer request, in the Supplemental Materials we provide one example of how a more conservative threshold (allowing just 1 error to Productive Counters) affects analyses. We show that this criterion generates a similar pattern of results, with only 5% of children classified differently (see Supplemental Materials D for details).</w:t>
        </w:r>
      </w:ins>
    </w:p>
    <w:p w14:paraId="35CA4BA4" w14:textId="013D266E" w:rsidR="00614BDE" w:rsidRPr="003F14A8" w:rsidRDefault="00614BDE" w:rsidP="00E03CF1">
      <w:pPr>
        <w:keepNext/>
        <w:ind w:firstLine="0"/>
        <w:rPr>
          <w:b/>
          <w:sz w:val="24"/>
        </w:rPr>
      </w:pPr>
      <w:bookmarkStart w:id="250" w:name="_rg3ws3vufgn3" w:colFirst="0" w:colLast="0"/>
      <w:bookmarkEnd w:id="250"/>
    </w:p>
    <w:p w14:paraId="2CC4A6CD" w14:textId="6CE811E4" w:rsidR="00614BDE" w:rsidRPr="003743E8" w:rsidRDefault="00E532BA">
      <w:pPr>
        <w:rPr>
          <w:color w:val="000000"/>
          <w:sz w:val="24"/>
        </w:rPr>
      </w:pPr>
      <w:bookmarkStart w:id="251" w:name="_Toc10745652"/>
      <w:r w:rsidRPr="00E03CF1">
        <w:rPr>
          <w:b/>
          <w:sz w:val="24"/>
        </w:rPr>
        <w:t>2.2.2 Next Number Task.</w:t>
      </w:r>
      <w:bookmarkEnd w:id="251"/>
      <w:r w:rsidRPr="00E03CF1">
        <w:rPr>
          <w:b/>
          <w:sz w:val="24"/>
        </w:rPr>
        <w:t xml:space="preserve"> </w:t>
      </w:r>
      <w:r w:rsidRPr="0057151A">
        <w:rPr>
          <w:sz w:val="24"/>
          <w:szCs w:val="24"/>
        </w:rPr>
        <w:t>In this task, children were provided with a number and asked, “What comes next?”. Children received two practice items (</w:t>
      </w:r>
      <w:r w:rsidRPr="0057151A">
        <w:rPr>
          <w:i/>
          <w:sz w:val="24"/>
          <w:szCs w:val="24"/>
        </w:rPr>
        <w:t>one</w:t>
      </w:r>
      <w:r w:rsidRPr="0057151A">
        <w:rPr>
          <w:sz w:val="24"/>
          <w:szCs w:val="24"/>
        </w:rPr>
        <w:t xml:space="preserve">, </w:t>
      </w:r>
      <w:r w:rsidRPr="0057151A">
        <w:rPr>
          <w:i/>
          <w:sz w:val="24"/>
          <w:szCs w:val="24"/>
        </w:rPr>
        <w:t>five</w:t>
      </w:r>
      <w:r w:rsidRPr="0057151A">
        <w:rPr>
          <w:sz w:val="24"/>
          <w:szCs w:val="24"/>
        </w:rPr>
        <w:t>) to ensure they understood the task, and corrective feedback was provided on these practice items if needed. For example, when asked, “</w:t>
      </w:r>
      <w:r w:rsidRPr="0057151A">
        <w:rPr>
          <w:i/>
          <w:sz w:val="24"/>
          <w:szCs w:val="24"/>
        </w:rPr>
        <w:t>Five</w:t>
      </w:r>
      <w:r w:rsidRPr="0057151A">
        <w:rPr>
          <w:sz w:val="24"/>
          <w:szCs w:val="24"/>
        </w:rPr>
        <w:t xml:space="preserve">. What comes next?”, children who answered </w:t>
      </w:r>
      <w:r w:rsidRPr="0057151A">
        <w:rPr>
          <w:i/>
          <w:sz w:val="24"/>
          <w:szCs w:val="24"/>
        </w:rPr>
        <w:t>four</w:t>
      </w:r>
      <w:r w:rsidRPr="0057151A">
        <w:rPr>
          <w:sz w:val="24"/>
          <w:szCs w:val="24"/>
        </w:rPr>
        <w:t xml:space="preserve"> were invited to count and figure out the correct answer (e.g., “No, </w:t>
      </w:r>
      <w:r w:rsidRPr="0057151A">
        <w:rPr>
          <w:i/>
          <w:sz w:val="24"/>
          <w:szCs w:val="24"/>
        </w:rPr>
        <w:t>four</w:t>
      </w:r>
      <w:r w:rsidRPr="0057151A">
        <w:rPr>
          <w:sz w:val="24"/>
          <w:szCs w:val="24"/>
        </w:rPr>
        <w:t xml:space="preserve"> comes before </w:t>
      </w:r>
      <w:r w:rsidRPr="0057151A">
        <w:rPr>
          <w:i/>
          <w:sz w:val="24"/>
          <w:szCs w:val="24"/>
        </w:rPr>
        <w:t>five</w:t>
      </w:r>
      <w:r w:rsidRPr="0057151A">
        <w:rPr>
          <w:sz w:val="24"/>
          <w:szCs w:val="24"/>
        </w:rPr>
        <w:t xml:space="preserve">. What comes after </w:t>
      </w:r>
      <w:r w:rsidRPr="0057151A">
        <w:rPr>
          <w:i/>
          <w:sz w:val="24"/>
          <w:szCs w:val="24"/>
        </w:rPr>
        <w:t>five</w:t>
      </w:r>
      <w:r w:rsidRPr="0057151A">
        <w:rPr>
          <w:sz w:val="24"/>
          <w:szCs w:val="24"/>
        </w:rPr>
        <w:t xml:space="preserve">? Can you count and find out?”). All children in the final dataset </w:t>
      </w:r>
      <w:r w:rsidRPr="003743E8">
        <w:rPr>
          <w:color w:val="000000"/>
          <w:sz w:val="24"/>
        </w:rPr>
        <w:t>successfully answered these practice questions before continuing.</w:t>
      </w:r>
    </w:p>
    <w:p w14:paraId="0F3FC03F" w14:textId="77777777" w:rsidR="00614BDE" w:rsidRPr="003743E8" w:rsidRDefault="00E532BA">
      <w:pPr>
        <w:rPr>
          <w:color w:val="000000"/>
          <w:sz w:val="24"/>
        </w:rPr>
      </w:pPr>
      <w:bookmarkStart w:id="252" w:name="_3dy6vkm" w:colFirst="0" w:colLast="0"/>
      <w:bookmarkEnd w:id="252"/>
      <w:r w:rsidRPr="003743E8">
        <w:rPr>
          <w:color w:val="000000"/>
          <w:sz w:val="24"/>
        </w:rPr>
        <w:t>Since we were interested in individual differences between children, all children received the same test items in a fixed order, ranging from 20 to 90: 23, 40, 62, 70, 37, 29, 86, 59. These test items were designed to cover the range of counting abilities up to 99 and to utilize the decade rule for forming number words. No feedback was provided during the test trials.</w:t>
      </w:r>
    </w:p>
    <w:p w14:paraId="1BBEE617" w14:textId="77777777" w:rsidR="00614BDE" w:rsidRPr="003743E8" w:rsidRDefault="00E532BA" w:rsidP="00E03CF1">
      <w:pPr>
        <w:pBdr>
          <w:top w:val="nil"/>
          <w:left w:val="nil"/>
          <w:bottom w:val="nil"/>
          <w:right w:val="nil"/>
          <w:between w:val="nil"/>
        </w:pBdr>
        <w:rPr>
          <w:color w:val="000000"/>
          <w:sz w:val="24"/>
        </w:rPr>
      </w:pPr>
      <w:bookmarkStart w:id="253" w:name="_Toc10745653"/>
      <w:r w:rsidRPr="00E03CF1">
        <w:rPr>
          <w:b/>
          <w:color w:val="000000"/>
          <w:sz w:val="24"/>
        </w:rPr>
        <w:t>2.2.3 Infinity Interview.</w:t>
      </w:r>
      <w:bookmarkEnd w:id="253"/>
      <w:r w:rsidRPr="00E03CF1">
        <w:rPr>
          <w:b/>
          <w:color w:val="000000"/>
          <w:sz w:val="24"/>
        </w:rPr>
        <w:t xml:space="preserve"> </w:t>
      </w:r>
      <w:r w:rsidRPr="00E03CF1">
        <w:rPr>
          <w:color w:val="000000"/>
          <w:sz w:val="24"/>
        </w:rPr>
        <w:t>Following the protocol of previous studies of infinity knowledge (Cheung et al., 2017; Evans, 1983; Evans &amp; Gelman, 1982; Hartnett &amp; Gelman, 1998)</w:t>
      </w:r>
      <w:r w:rsidRPr="003743E8">
        <w:rPr>
          <w:color w:val="000000"/>
          <w:sz w:val="24"/>
        </w:rPr>
        <w:t>, we also assessed children’s understanding of infinity by probing two types of belief: (1) that there is no biggest number, and (2) that it is always possible to add 1 to any number. To probe this, we asked six questions as follows:  </w:t>
      </w:r>
    </w:p>
    <w:p w14:paraId="058DB27D" w14:textId="77777777" w:rsidR="00614BDE" w:rsidRPr="00E03CF1" w:rsidRDefault="00E532BA" w:rsidP="00E03CF1">
      <w:pPr>
        <w:numPr>
          <w:ilvl w:val="0"/>
          <w:numId w:val="1"/>
        </w:numPr>
        <w:pBdr>
          <w:top w:val="nil"/>
          <w:left w:val="nil"/>
          <w:bottom w:val="nil"/>
          <w:right w:val="nil"/>
          <w:between w:val="nil"/>
        </w:pBdr>
        <w:ind w:left="720"/>
        <w:rPr>
          <w:color w:val="000000"/>
          <w:sz w:val="24"/>
        </w:rPr>
      </w:pPr>
      <w:r w:rsidRPr="00E03CF1">
        <w:rPr>
          <w:i/>
          <w:color w:val="000000"/>
          <w:sz w:val="24"/>
        </w:rPr>
        <w:t>“What is the biggest number you can think about?”</w:t>
      </w:r>
      <w:r w:rsidRPr="00E03CF1">
        <w:rPr>
          <w:color w:val="000000"/>
          <w:sz w:val="24"/>
        </w:rPr>
        <w:t xml:space="preserve"> If the child did not answer, the experimenter probed them by asking how high they could count.</w:t>
      </w:r>
    </w:p>
    <w:p w14:paraId="28050661" w14:textId="77777777" w:rsidR="00614BDE" w:rsidRPr="00E03CF1" w:rsidRDefault="00E532BA" w:rsidP="00E03CF1">
      <w:pPr>
        <w:numPr>
          <w:ilvl w:val="0"/>
          <w:numId w:val="1"/>
        </w:numPr>
        <w:pBdr>
          <w:top w:val="nil"/>
          <w:left w:val="nil"/>
          <w:bottom w:val="nil"/>
          <w:right w:val="nil"/>
          <w:between w:val="nil"/>
        </w:pBdr>
        <w:ind w:left="720"/>
        <w:rPr>
          <w:color w:val="000000"/>
          <w:sz w:val="24"/>
        </w:rPr>
      </w:pPr>
      <w:r w:rsidRPr="00E03CF1">
        <w:rPr>
          <w:i/>
          <w:color w:val="000000"/>
          <w:sz w:val="24"/>
        </w:rPr>
        <w:t>“Is that the biggest number there could ever be?”</w:t>
      </w:r>
    </w:p>
    <w:p w14:paraId="63D28E14" w14:textId="77777777" w:rsidR="00614BDE" w:rsidRPr="00E03CF1" w:rsidRDefault="00E532BA" w:rsidP="00E03CF1">
      <w:pPr>
        <w:numPr>
          <w:ilvl w:val="1"/>
          <w:numId w:val="1"/>
        </w:numPr>
        <w:pBdr>
          <w:top w:val="nil"/>
          <w:left w:val="nil"/>
          <w:bottom w:val="nil"/>
          <w:right w:val="nil"/>
          <w:between w:val="nil"/>
        </w:pBdr>
        <w:ind w:left="1440"/>
        <w:rPr>
          <w:color w:val="000000"/>
          <w:sz w:val="24"/>
        </w:rPr>
      </w:pPr>
      <w:r w:rsidRPr="00E03CF1">
        <w:rPr>
          <w:color w:val="000000"/>
          <w:sz w:val="24"/>
        </w:rPr>
        <w:t>If yes, move on.</w:t>
      </w:r>
    </w:p>
    <w:p w14:paraId="1FA1831D" w14:textId="77777777" w:rsidR="00614BDE" w:rsidRPr="00E03CF1" w:rsidRDefault="00E532BA" w:rsidP="00E03CF1">
      <w:pPr>
        <w:numPr>
          <w:ilvl w:val="1"/>
          <w:numId w:val="1"/>
        </w:numPr>
        <w:pBdr>
          <w:top w:val="nil"/>
          <w:left w:val="nil"/>
          <w:bottom w:val="nil"/>
          <w:right w:val="nil"/>
          <w:between w:val="nil"/>
        </w:pBdr>
        <w:ind w:left="1440"/>
        <w:rPr>
          <w:color w:val="000000"/>
          <w:sz w:val="24"/>
        </w:rPr>
      </w:pPr>
      <w:r w:rsidRPr="00E03CF1">
        <w:rPr>
          <w:color w:val="000000"/>
          <w:sz w:val="24"/>
        </w:rPr>
        <w:lastRenderedPageBreak/>
        <w:t>If no, “</w:t>
      </w:r>
      <w:r w:rsidRPr="00E03CF1">
        <w:rPr>
          <w:i/>
          <w:color w:val="000000"/>
          <w:sz w:val="24"/>
        </w:rPr>
        <w:t xml:space="preserve">Can you think of a bigger number? Is that the biggest number there could ever be?” </w:t>
      </w:r>
      <w:r w:rsidRPr="00E03CF1">
        <w:rPr>
          <w:color w:val="000000"/>
          <w:sz w:val="24"/>
        </w:rPr>
        <w:t>The experimenter repeated this exchange up to 4 times or until the child affirmed that they had produced the biggest number.</w:t>
      </w:r>
    </w:p>
    <w:p w14:paraId="122FADF4" w14:textId="77777777" w:rsidR="00614BDE" w:rsidRPr="003743E8" w:rsidRDefault="00E532BA" w:rsidP="00E03CF1">
      <w:pPr>
        <w:numPr>
          <w:ilvl w:val="0"/>
          <w:numId w:val="1"/>
        </w:numPr>
        <w:ind w:left="720"/>
        <w:rPr>
          <w:color w:val="000000"/>
          <w:sz w:val="24"/>
        </w:rPr>
      </w:pPr>
      <w:r w:rsidRPr="003743E8">
        <w:rPr>
          <w:color w:val="000000"/>
          <w:sz w:val="24"/>
        </w:rPr>
        <w:t>“</w:t>
      </w:r>
      <w:r w:rsidRPr="003743E8">
        <w:rPr>
          <w:i/>
          <w:color w:val="000000"/>
          <w:sz w:val="24"/>
        </w:rPr>
        <w:t>If I keep counting, will I ever get to the end of numbers, or do numbers go on forever? Why?</w:t>
      </w:r>
      <w:r w:rsidRPr="003743E8">
        <w:rPr>
          <w:color w:val="000000"/>
          <w:sz w:val="24"/>
        </w:rPr>
        <w:t>”</w:t>
      </w:r>
    </w:p>
    <w:p w14:paraId="4A3128E1" w14:textId="77777777" w:rsidR="00614BDE" w:rsidRPr="003743E8" w:rsidRDefault="00E532BA" w:rsidP="00E03CF1">
      <w:pPr>
        <w:numPr>
          <w:ilvl w:val="0"/>
          <w:numId w:val="1"/>
        </w:numPr>
        <w:ind w:left="720"/>
        <w:rPr>
          <w:color w:val="000000"/>
          <w:sz w:val="24"/>
        </w:rPr>
      </w:pPr>
      <w:r w:rsidRPr="003743E8">
        <w:rPr>
          <w:color w:val="000000"/>
          <w:sz w:val="24"/>
        </w:rPr>
        <w:t>“</w:t>
      </w:r>
      <w:r w:rsidRPr="003743E8">
        <w:rPr>
          <w:i/>
          <w:color w:val="000000"/>
          <w:sz w:val="24"/>
        </w:rPr>
        <w:t>If we thought of a really big number, could we always add to it and make it even bigger, or is there a number so big we couldn’t add any more? Why / Why not?</w:t>
      </w:r>
      <w:r w:rsidRPr="003743E8">
        <w:rPr>
          <w:color w:val="000000"/>
          <w:sz w:val="24"/>
        </w:rPr>
        <w:t>”</w:t>
      </w:r>
    </w:p>
    <w:p w14:paraId="5AFA2544" w14:textId="77777777" w:rsidR="00614BDE" w:rsidRPr="003743E8" w:rsidRDefault="00E532BA" w:rsidP="00E03CF1">
      <w:pPr>
        <w:numPr>
          <w:ilvl w:val="0"/>
          <w:numId w:val="1"/>
        </w:numPr>
        <w:ind w:left="720"/>
        <w:rPr>
          <w:color w:val="000000"/>
          <w:sz w:val="24"/>
        </w:rPr>
      </w:pPr>
      <w:r w:rsidRPr="003743E8">
        <w:rPr>
          <w:color w:val="000000"/>
          <w:sz w:val="24"/>
        </w:rPr>
        <w:t>“</w:t>
      </w:r>
      <w:r w:rsidRPr="003743E8">
        <w:rPr>
          <w:i/>
          <w:color w:val="000000"/>
          <w:sz w:val="24"/>
        </w:rPr>
        <w:t>You said the biggest number you know is X. Tell me, is it possible to add one to X, or is X the biggest number possible? Why?</w:t>
      </w:r>
      <w:r w:rsidRPr="003743E8">
        <w:rPr>
          <w:color w:val="000000"/>
          <w:sz w:val="24"/>
        </w:rPr>
        <w:t>” For this question, X was the largest number the child had stated in the entire testing session.</w:t>
      </w:r>
    </w:p>
    <w:p w14:paraId="49748043" w14:textId="77777777" w:rsidR="00614BDE" w:rsidRPr="003743E8" w:rsidRDefault="00E532BA" w:rsidP="00E03CF1">
      <w:pPr>
        <w:numPr>
          <w:ilvl w:val="0"/>
          <w:numId w:val="1"/>
        </w:numPr>
        <w:ind w:left="720"/>
        <w:rPr>
          <w:color w:val="000000"/>
          <w:sz w:val="24"/>
        </w:rPr>
      </w:pPr>
      <w:r w:rsidRPr="003743E8">
        <w:rPr>
          <w:color w:val="000000"/>
          <w:sz w:val="24"/>
        </w:rPr>
        <w:t>“</w:t>
      </w:r>
      <w:r w:rsidRPr="003743E8">
        <w:rPr>
          <w:i/>
          <w:color w:val="000000"/>
          <w:sz w:val="24"/>
        </w:rPr>
        <w:t>Could I keep adding one? Why / Why not?</w:t>
      </w:r>
      <w:r w:rsidRPr="003743E8">
        <w:rPr>
          <w:color w:val="000000"/>
          <w:sz w:val="24"/>
        </w:rPr>
        <w:t>”</w:t>
      </w:r>
    </w:p>
    <w:p w14:paraId="15696D06" w14:textId="77777777" w:rsidR="00614BDE" w:rsidRPr="003743E8" w:rsidRDefault="00E532BA" w:rsidP="00E03CF1">
      <w:pPr>
        <w:numPr>
          <w:ilvl w:val="1"/>
          <w:numId w:val="1"/>
        </w:numPr>
        <w:ind w:left="1440"/>
        <w:rPr>
          <w:color w:val="000000"/>
          <w:sz w:val="24"/>
        </w:rPr>
      </w:pPr>
      <w:r w:rsidRPr="003743E8">
        <w:rPr>
          <w:color w:val="000000"/>
          <w:sz w:val="24"/>
        </w:rPr>
        <w:t>If yes, “</w:t>
      </w:r>
      <w:r w:rsidRPr="003743E8">
        <w:rPr>
          <w:i/>
          <w:color w:val="000000"/>
          <w:sz w:val="24"/>
        </w:rPr>
        <w:t>What would happen if I kept adding one?</w:t>
      </w:r>
      <w:r w:rsidRPr="003743E8">
        <w:rPr>
          <w:color w:val="000000"/>
          <w:sz w:val="24"/>
        </w:rPr>
        <w:t>”</w:t>
      </w:r>
    </w:p>
    <w:p w14:paraId="08883B20" w14:textId="4D9D8D14" w:rsidR="00614BDE" w:rsidRPr="0057151A" w:rsidRDefault="00E532BA">
      <w:pPr>
        <w:rPr>
          <w:sz w:val="24"/>
          <w:szCs w:val="24"/>
        </w:rPr>
      </w:pPr>
      <w:r w:rsidRPr="0057151A">
        <w:rPr>
          <w:sz w:val="24"/>
          <w:szCs w:val="24"/>
        </w:rPr>
        <w:t xml:space="preserve">Each child was assigned a binary classification for each of two aspects of infinity understanding. Classifications were assigned by the first author and a coder blind to the hypotheses. The coding scheme </w:t>
      </w:r>
      <w:del w:id="254" w:author="new" w:date="2020-02-26T12:50:00Z">
        <w:r w:rsidR="00D13C62" w:rsidRPr="00C363F2">
          <w:rPr>
            <w:sz w:val="24"/>
            <w:szCs w:val="28"/>
          </w:rPr>
          <w:delText>and example transcripts are</w:delText>
        </w:r>
      </w:del>
      <w:ins w:id="255" w:author="new" w:date="2020-02-26T12:50:00Z">
        <w:r w:rsidRPr="0057151A">
          <w:rPr>
            <w:sz w:val="24"/>
            <w:szCs w:val="24"/>
          </w:rPr>
          <w:t>was</w:t>
        </w:r>
      </w:ins>
      <w:r w:rsidRPr="0057151A">
        <w:rPr>
          <w:sz w:val="24"/>
          <w:szCs w:val="24"/>
        </w:rPr>
        <w:t xml:space="preserve"> consistent with previous studies (Cheung et al., 2017; Evans, 1983; Hartnett &amp; Gelman, 1998) and </w:t>
      </w:r>
      <w:del w:id="256" w:author="new" w:date="2020-02-26T12:50:00Z">
        <w:r w:rsidR="00D13C62" w:rsidRPr="00C363F2">
          <w:rPr>
            <w:sz w:val="24"/>
            <w:szCs w:val="28"/>
          </w:rPr>
          <w:delText>are</w:delText>
        </w:r>
      </w:del>
      <w:ins w:id="257" w:author="new" w:date="2020-02-26T12:50:00Z">
        <w:r w:rsidRPr="0057151A">
          <w:rPr>
            <w:sz w:val="24"/>
            <w:szCs w:val="24"/>
          </w:rPr>
          <w:t>is</w:t>
        </w:r>
      </w:ins>
      <w:r w:rsidRPr="0057151A">
        <w:rPr>
          <w:sz w:val="24"/>
          <w:szCs w:val="24"/>
        </w:rPr>
        <w:t xml:space="preserve"> provided in the </w:t>
      </w:r>
      <w:del w:id="258" w:author="new" w:date="2020-02-26T12:50:00Z">
        <w:r w:rsidR="00D13C62" w:rsidRPr="00C363F2">
          <w:rPr>
            <w:sz w:val="24"/>
            <w:szCs w:val="28"/>
          </w:rPr>
          <w:delText>Supplementary</w:delText>
        </w:r>
      </w:del>
      <w:ins w:id="259" w:author="new" w:date="2020-02-26T12:50:00Z">
        <w:r w:rsidRPr="0057151A">
          <w:rPr>
            <w:sz w:val="24"/>
            <w:szCs w:val="24"/>
          </w:rPr>
          <w:t>Supplemental</w:t>
        </w:r>
      </w:ins>
      <w:r w:rsidRPr="0057151A">
        <w:rPr>
          <w:sz w:val="24"/>
          <w:szCs w:val="24"/>
        </w:rPr>
        <w:t xml:space="preserve"> Materials (A</w:t>
      </w:r>
      <w:del w:id="260" w:author="new" w:date="2020-02-26T12:50:00Z">
        <w:r w:rsidR="00A50DC0">
          <w:rPr>
            <w:sz w:val="24"/>
            <w:szCs w:val="28"/>
          </w:rPr>
          <w:delText>)</w:delText>
        </w:r>
        <w:r w:rsidR="00D13C62" w:rsidRPr="00C363F2">
          <w:rPr>
            <w:sz w:val="24"/>
            <w:szCs w:val="28"/>
          </w:rPr>
          <w:delText>.</w:delText>
        </w:r>
      </w:del>
      <w:ins w:id="261" w:author="new" w:date="2020-02-26T12:50:00Z">
        <w:r w:rsidRPr="0057151A">
          <w:rPr>
            <w:sz w:val="24"/>
            <w:szCs w:val="24"/>
          </w:rPr>
          <w:t>), along with example transcripts.</w:t>
        </w:r>
      </w:ins>
      <w:r w:rsidRPr="0057151A">
        <w:rPr>
          <w:sz w:val="24"/>
          <w:szCs w:val="24"/>
        </w:rPr>
        <w:t xml:space="preserve"> First, we coded whether children believed that there was a highest number, such that numbers must end, or whether they believed that numbers go on forever, which we labeled as “Endless” knowledge</w:t>
      </w:r>
      <w:ins w:id="262" w:author="new" w:date="2020-02-26T12:50:00Z">
        <w:r w:rsidRPr="0057151A">
          <w:rPr>
            <w:sz w:val="24"/>
            <w:szCs w:val="24"/>
          </w:rPr>
          <w:t xml:space="preserve"> of infinity</w:t>
        </w:r>
      </w:ins>
      <w:r w:rsidRPr="0057151A">
        <w:rPr>
          <w:sz w:val="24"/>
          <w:szCs w:val="24"/>
        </w:rPr>
        <w:t>. This coding was based on responses to questions 1-3 and 5. Second, we coded whether the child believed that it was always possible to add 1 to any number according to their responses to questions 4-6. We call this the “Successor” knowledge</w:t>
      </w:r>
      <w:ins w:id="263" w:author="new" w:date="2020-02-26T12:50:00Z">
        <w:r w:rsidRPr="0057151A">
          <w:rPr>
            <w:sz w:val="24"/>
            <w:szCs w:val="24"/>
          </w:rPr>
          <w:t xml:space="preserve"> of infinity</w:t>
        </w:r>
      </w:ins>
      <w:r w:rsidRPr="0057151A">
        <w:rPr>
          <w:sz w:val="24"/>
          <w:szCs w:val="24"/>
        </w:rPr>
        <w:t xml:space="preserve">. </w:t>
      </w:r>
      <w:r w:rsidRPr="00E03CF1">
        <w:rPr>
          <w:sz w:val="24"/>
          <w:highlight w:val="white"/>
        </w:rPr>
        <w:t xml:space="preserve">Initial agreement was 84.0% for Endless Knowledge coding (Cohen’s Kappa = .63, p &lt; .001), and 80.9% for Successor Knowledge coding (Cohen’s Kappa </w:t>
      </w:r>
      <w:r w:rsidRPr="00E03CF1">
        <w:rPr>
          <w:sz w:val="24"/>
          <w:highlight w:val="white"/>
        </w:rPr>
        <w:lastRenderedPageBreak/>
        <w:t>= .62, p &lt; .001). Disagreements were resolved through consulting a third coder. Finally, we identified children as “Full Infinity knowers” if they endorsed both aspects of infinity understanding.</w:t>
      </w:r>
    </w:p>
    <w:p w14:paraId="6D50FA16" w14:textId="77777777" w:rsidR="00614BDE" w:rsidRPr="0057151A" w:rsidRDefault="00E532BA">
      <w:pPr>
        <w:pStyle w:val="Heading1"/>
        <w:rPr>
          <w:sz w:val="24"/>
          <w:szCs w:val="24"/>
        </w:rPr>
      </w:pPr>
      <w:bookmarkStart w:id="264" w:name="_1t3h5sf" w:colFirst="0" w:colLast="0"/>
      <w:bookmarkEnd w:id="264"/>
      <w:r w:rsidRPr="0057151A">
        <w:rPr>
          <w:sz w:val="24"/>
          <w:szCs w:val="24"/>
        </w:rPr>
        <w:t xml:space="preserve"> </w:t>
      </w:r>
      <w:bookmarkStart w:id="265" w:name="_Toc10745654"/>
      <w:r w:rsidRPr="0057151A">
        <w:rPr>
          <w:sz w:val="24"/>
          <w:szCs w:val="24"/>
        </w:rPr>
        <w:t>3. Results</w:t>
      </w:r>
      <w:bookmarkEnd w:id="265"/>
    </w:p>
    <w:p w14:paraId="5697186D" w14:textId="3E488DD1" w:rsidR="00614BDE" w:rsidRPr="0057151A" w:rsidRDefault="00E532BA">
      <w:pPr>
        <w:rPr>
          <w:sz w:val="24"/>
          <w:szCs w:val="24"/>
        </w:rPr>
      </w:pPr>
      <w:r w:rsidRPr="0057151A">
        <w:rPr>
          <w:sz w:val="24"/>
          <w:szCs w:val="24"/>
        </w:rPr>
        <w:t xml:space="preserve">Compatible with the first goal of this study, our first set of analyses examined children’s acquisition of the </w:t>
      </w:r>
      <w:del w:id="266" w:author="new" w:date="2020-02-26T12:50:00Z">
        <w:r w:rsidR="00D13C62" w:rsidRPr="00C363F2">
          <w:rPr>
            <w:sz w:val="24"/>
            <w:szCs w:val="28"/>
          </w:rPr>
          <w:delText>rule-</w:delText>
        </w:r>
        <w:r w:rsidR="007E29F1" w:rsidRPr="00C363F2">
          <w:rPr>
            <w:sz w:val="24"/>
            <w:szCs w:val="28"/>
          </w:rPr>
          <w:delText>governed</w:delText>
        </w:r>
        <w:r w:rsidR="00D13C62" w:rsidRPr="00C363F2">
          <w:rPr>
            <w:sz w:val="24"/>
            <w:szCs w:val="28"/>
          </w:rPr>
          <w:delText xml:space="preserve"> morphological structure of counting </w:delText>
        </w:r>
        <w:r w:rsidR="007E29F1" w:rsidRPr="00C363F2">
          <w:rPr>
            <w:sz w:val="24"/>
            <w:szCs w:val="28"/>
          </w:rPr>
          <w:delText>–</w:delText>
        </w:r>
        <w:r w:rsidR="00D13C62" w:rsidRPr="00C363F2">
          <w:rPr>
            <w:sz w:val="24"/>
            <w:szCs w:val="28"/>
          </w:rPr>
          <w:delText xml:space="preserve"> what we called “decade productivity</w:delText>
        </w:r>
        <w:r w:rsidR="007E29F1" w:rsidRPr="00C363F2">
          <w:rPr>
            <w:sz w:val="24"/>
            <w:szCs w:val="28"/>
          </w:rPr>
          <w:delText>” –</w:delText>
        </w:r>
      </w:del>
      <w:ins w:id="267" w:author="new" w:date="2020-02-26T12:50:00Z">
        <w:r w:rsidRPr="0057151A">
          <w:rPr>
            <w:sz w:val="24"/>
            <w:szCs w:val="24"/>
          </w:rPr>
          <w:t>productive decade+unit rule</w:t>
        </w:r>
      </w:ins>
      <w:r w:rsidRPr="0057151A">
        <w:rPr>
          <w:sz w:val="24"/>
          <w:szCs w:val="24"/>
        </w:rPr>
        <w:t xml:space="preserve"> using data from the Highest Count and Next Number tasks. Second, compatible with our second goal, we analyzed children’s performance on the Infinity interview, and asked how their responses to the Successor Knowledge and Endless Knowledge items were related to counting experience and </w:t>
      </w:r>
      <w:ins w:id="268" w:author="new" w:date="2020-02-26T12:50:00Z">
        <w:r w:rsidRPr="0057151A">
          <w:rPr>
            <w:sz w:val="24"/>
            <w:szCs w:val="24"/>
          </w:rPr>
          <w:t xml:space="preserve">productive knowledge of the </w:t>
        </w:r>
      </w:ins>
      <w:r w:rsidRPr="0057151A">
        <w:rPr>
          <w:sz w:val="24"/>
          <w:szCs w:val="24"/>
        </w:rPr>
        <w:t>decade</w:t>
      </w:r>
      <w:del w:id="269" w:author="new" w:date="2020-02-26T12:50:00Z">
        <w:r w:rsidR="007E29F1" w:rsidRPr="00C363F2">
          <w:rPr>
            <w:sz w:val="24"/>
            <w:szCs w:val="28"/>
          </w:rPr>
          <w:delText xml:space="preserve"> productivity</w:delText>
        </w:r>
      </w:del>
      <w:ins w:id="270" w:author="new" w:date="2020-02-26T12:50:00Z">
        <w:r w:rsidRPr="0057151A">
          <w:rPr>
            <w:sz w:val="24"/>
            <w:szCs w:val="24"/>
          </w:rPr>
          <w:t>+unit rule</w:t>
        </w:r>
      </w:ins>
      <w:r w:rsidRPr="0057151A">
        <w:rPr>
          <w:sz w:val="24"/>
          <w:szCs w:val="24"/>
        </w:rPr>
        <w:t xml:space="preserve">. </w:t>
      </w:r>
    </w:p>
    <w:p w14:paraId="7D90DFF1" w14:textId="7631C915" w:rsidR="00614BDE" w:rsidRPr="0057151A" w:rsidRDefault="00E532BA">
      <w:pPr>
        <w:rPr>
          <w:sz w:val="24"/>
          <w:szCs w:val="24"/>
        </w:rPr>
      </w:pPr>
      <w:r w:rsidRPr="0057151A">
        <w:rPr>
          <w:sz w:val="24"/>
          <w:szCs w:val="24"/>
        </w:rPr>
        <w:t xml:space="preserve">All analyses were conducted in R (version 3.6.0, R Core Team, 2019). Regression models were constructed using either the R base stats package or, for models </w:t>
      </w:r>
      <w:del w:id="271" w:author="new" w:date="2020-02-26T12:50:00Z">
        <w:r w:rsidR="003F57FA" w:rsidRPr="00C363F2">
          <w:rPr>
            <w:sz w:val="24"/>
            <w:szCs w:val="28"/>
          </w:rPr>
          <w:delText>contained</w:delText>
        </w:r>
      </w:del>
      <w:ins w:id="272" w:author="new" w:date="2020-02-26T12:50:00Z">
        <w:r w:rsidRPr="0057151A">
          <w:rPr>
            <w:sz w:val="24"/>
            <w:szCs w:val="24"/>
          </w:rPr>
          <w:t>containing</w:t>
        </w:r>
      </w:ins>
      <w:r w:rsidRPr="0057151A">
        <w:rPr>
          <w:sz w:val="24"/>
          <w:szCs w:val="24"/>
        </w:rPr>
        <w:t xml:space="preserve"> mixed effects, using lme4 (Bates, </w:t>
      </w:r>
      <w:proofErr w:type="spellStart"/>
      <w:r w:rsidRPr="0057151A">
        <w:rPr>
          <w:sz w:val="24"/>
          <w:szCs w:val="24"/>
        </w:rPr>
        <w:t>Mächler</w:t>
      </w:r>
      <w:proofErr w:type="spellEnd"/>
      <w:r w:rsidRPr="0057151A">
        <w:rPr>
          <w:sz w:val="24"/>
          <w:szCs w:val="24"/>
        </w:rPr>
        <w:t xml:space="preserve">, </w:t>
      </w:r>
      <w:proofErr w:type="spellStart"/>
      <w:r w:rsidRPr="0057151A">
        <w:rPr>
          <w:sz w:val="24"/>
          <w:szCs w:val="24"/>
        </w:rPr>
        <w:t>Bolker</w:t>
      </w:r>
      <w:proofErr w:type="spellEnd"/>
      <w:r w:rsidRPr="0057151A">
        <w:rPr>
          <w:sz w:val="24"/>
          <w:szCs w:val="24"/>
        </w:rPr>
        <w:t xml:space="preserve">, &amp; Walker, 2014). For ease of interpretation, predictor variables were </w:t>
      </w:r>
      <w:proofErr w:type="gramStart"/>
      <w:r w:rsidRPr="0057151A">
        <w:rPr>
          <w:sz w:val="24"/>
          <w:szCs w:val="24"/>
        </w:rPr>
        <w:t>mean-centered</w:t>
      </w:r>
      <w:proofErr w:type="gramEnd"/>
      <w:r w:rsidRPr="0057151A">
        <w:rPr>
          <w:sz w:val="24"/>
          <w:szCs w:val="24"/>
        </w:rPr>
        <w:t xml:space="preserve"> for analyses.</w:t>
      </w:r>
      <w:r w:rsidRPr="00E03CF1">
        <w:rPr>
          <w:sz w:val="24"/>
          <w:vertAlign w:val="superscript"/>
        </w:rPr>
        <w:footnoteReference w:id="7"/>
      </w:r>
      <w:r w:rsidRPr="0057151A">
        <w:rPr>
          <w:sz w:val="24"/>
          <w:szCs w:val="24"/>
        </w:rPr>
        <w:t xml:space="preserve"> To test for the significance of specific independent variables, we </w:t>
      </w:r>
      <w:del w:id="273" w:author="new" w:date="2020-02-26T12:50:00Z">
        <w:r w:rsidR="003F57FA" w:rsidRPr="00C363F2">
          <w:rPr>
            <w:sz w:val="24"/>
            <w:szCs w:val="28"/>
          </w:rPr>
          <w:delText>conduct</w:delText>
        </w:r>
      </w:del>
      <w:ins w:id="274" w:author="new" w:date="2020-02-26T12:50:00Z">
        <w:r w:rsidRPr="0057151A">
          <w:rPr>
            <w:sz w:val="24"/>
            <w:szCs w:val="24"/>
          </w:rPr>
          <w:t>conducted</w:t>
        </w:r>
      </w:ins>
      <w:r w:rsidRPr="0057151A">
        <w:rPr>
          <w:sz w:val="24"/>
          <w:szCs w:val="24"/>
        </w:rPr>
        <w:t xml:space="preserve"> Likelihood Ratio Tests comparing models with and without particular effects of interest. For analyses containing within-subject measures, we </w:t>
      </w:r>
      <w:del w:id="275" w:author="new" w:date="2020-02-26T12:50:00Z">
        <w:r w:rsidR="003F57FA" w:rsidRPr="00C363F2">
          <w:rPr>
            <w:sz w:val="24"/>
            <w:szCs w:val="28"/>
          </w:rPr>
          <w:delText>construct</w:delText>
        </w:r>
      </w:del>
      <w:ins w:id="276" w:author="new" w:date="2020-02-26T12:50:00Z">
        <w:r w:rsidRPr="0057151A">
          <w:rPr>
            <w:sz w:val="24"/>
            <w:szCs w:val="24"/>
          </w:rPr>
          <w:t>constructed</w:t>
        </w:r>
      </w:ins>
      <w:r w:rsidRPr="0057151A">
        <w:rPr>
          <w:sz w:val="24"/>
          <w:szCs w:val="24"/>
        </w:rPr>
        <w:t xml:space="preserve"> mixed-effects models </w:t>
      </w:r>
      <w:del w:id="277" w:author="new" w:date="2020-02-26T12:50:00Z">
        <w:r w:rsidR="003F57FA" w:rsidRPr="00C363F2">
          <w:rPr>
            <w:sz w:val="24"/>
            <w:szCs w:val="28"/>
          </w:rPr>
          <w:delText>contain</w:delText>
        </w:r>
      </w:del>
      <w:ins w:id="278" w:author="new" w:date="2020-02-26T12:50:00Z">
        <w:r w:rsidRPr="0057151A">
          <w:rPr>
            <w:sz w:val="24"/>
            <w:szCs w:val="24"/>
          </w:rPr>
          <w:t>containing</w:t>
        </w:r>
      </w:ins>
      <w:r w:rsidRPr="0057151A">
        <w:rPr>
          <w:sz w:val="24"/>
          <w:szCs w:val="24"/>
        </w:rPr>
        <w:t xml:space="preserve"> random intercepts for all relevant grouping units (e.g., subject, item).</w:t>
      </w:r>
    </w:p>
    <w:p w14:paraId="6EFC3192" w14:textId="77777777" w:rsidR="000D4320" w:rsidRPr="00C363F2" w:rsidRDefault="000D4320" w:rsidP="00C363F2">
      <w:pPr>
        <w:rPr>
          <w:del w:id="279" w:author="new" w:date="2020-02-26T12:50:00Z"/>
          <w:sz w:val="24"/>
          <w:szCs w:val="28"/>
        </w:rPr>
      </w:pPr>
      <w:bookmarkStart w:id="280" w:name="_2s8eyo1" w:colFirst="0" w:colLast="0"/>
      <w:bookmarkEnd w:id="280"/>
    </w:p>
    <w:p w14:paraId="39EC124B" w14:textId="45C79E57" w:rsidR="00614BDE" w:rsidRPr="003743E8" w:rsidRDefault="00E532BA" w:rsidP="00E03CF1">
      <w:pPr>
        <w:pStyle w:val="Heading2"/>
      </w:pPr>
      <w:bookmarkStart w:id="281" w:name="_Toc10745655"/>
      <w:r w:rsidRPr="003743E8">
        <w:t xml:space="preserve">3.1 Characterizing </w:t>
      </w:r>
      <w:proofErr w:type="spellStart"/>
      <w:r w:rsidRPr="003743E8">
        <w:t>Decade</w:t>
      </w:r>
      <w:ins w:id="282" w:author="new" w:date="2020-02-26T12:50:00Z">
        <w:r w:rsidRPr="0057151A">
          <w:t>+Unit</w:t>
        </w:r>
      </w:ins>
      <w:proofErr w:type="spellEnd"/>
      <w:r w:rsidRPr="003743E8">
        <w:t xml:space="preserve"> Productivity</w:t>
      </w:r>
      <w:bookmarkEnd w:id="281"/>
    </w:p>
    <w:p w14:paraId="308696E5" w14:textId="6D05FF5F" w:rsidR="00614BDE" w:rsidRPr="0057151A" w:rsidRDefault="00E532BA" w:rsidP="00E532BA">
      <w:pPr>
        <w:rPr>
          <w:ins w:id="283" w:author="new" w:date="2020-02-26T12:50:00Z"/>
          <w:sz w:val="24"/>
          <w:szCs w:val="24"/>
        </w:rPr>
      </w:pPr>
      <w:bookmarkStart w:id="284" w:name="_Toc10745656"/>
      <w:r w:rsidRPr="00E03CF1">
        <w:rPr>
          <w:b/>
          <w:sz w:val="24"/>
        </w:rPr>
        <w:t xml:space="preserve">3.1.1 </w:t>
      </w:r>
      <w:del w:id="285" w:author="new" w:date="2020-02-26T12:50:00Z">
        <w:r w:rsidR="00752DDB" w:rsidRPr="00C363F2">
          <w:rPr>
            <w:rStyle w:val="Heading3Char"/>
            <w:sz w:val="24"/>
            <w:szCs w:val="28"/>
          </w:rPr>
          <w:delText>Highest Count Task.</w:delText>
        </w:r>
      </w:del>
      <w:bookmarkEnd w:id="284"/>
      <w:ins w:id="286" w:author="new" w:date="2020-02-26T12:50:00Z">
        <w:r w:rsidRPr="0057151A">
          <w:rPr>
            <w:b/>
            <w:sz w:val="24"/>
            <w:szCs w:val="24"/>
          </w:rPr>
          <w:t>Productivity and Counting ability.</w:t>
        </w:r>
      </w:ins>
      <w:r w:rsidRPr="00E03CF1">
        <w:rPr>
          <w:b/>
          <w:sz w:val="24"/>
        </w:rPr>
        <w:t xml:space="preserve"> </w:t>
      </w:r>
      <w:r w:rsidRPr="0057151A">
        <w:rPr>
          <w:sz w:val="24"/>
          <w:szCs w:val="24"/>
        </w:rPr>
        <w:t xml:space="preserve">Fig. </w:t>
      </w:r>
      <w:del w:id="287" w:author="new" w:date="2020-02-26T12:50:00Z">
        <w:r w:rsidR="001F551E" w:rsidRPr="00C363F2">
          <w:rPr>
            <w:sz w:val="24"/>
            <w:szCs w:val="28"/>
          </w:rPr>
          <w:delText>1</w:delText>
        </w:r>
      </w:del>
      <w:ins w:id="288" w:author="new" w:date="2020-02-26T12:50:00Z">
        <w:r w:rsidRPr="0057151A">
          <w:rPr>
            <w:sz w:val="24"/>
            <w:szCs w:val="24"/>
          </w:rPr>
          <w:t>2</w:t>
        </w:r>
      </w:ins>
      <w:r w:rsidRPr="0057151A">
        <w:rPr>
          <w:sz w:val="24"/>
          <w:szCs w:val="24"/>
        </w:rPr>
        <w:t xml:space="preserve"> presents the distribution of children’s Initial Highest Count by productivity classification. </w:t>
      </w:r>
      <w:r w:rsidRPr="0057151A">
        <w:rPr>
          <w:sz w:val="24"/>
          <w:szCs w:val="24"/>
        </w:rPr>
        <w:t xml:space="preserve">Overall, 73 children were classified as </w:t>
      </w:r>
      <w:r w:rsidRPr="0057151A">
        <w:rPr>
          <w:sz w:val="24"/>
          <w:szCs w:val="24"/>
        </w:rPr>
        <w:lastRenderedPageBreak/>
        <w:t>Productive Counters (</w:t>
      </w:r>
      <w:r w:rsidRPr="0057151A">
        <w:rPr>
          <w:i/>
          <w:sz w:val="24"/>
          <w:szCs w:val="24"/>
        </w:rPr>
        <w:t>M</w:t>
      </w:r>
      <w:r w:rsidRPr="0057151A">
        <w:rPr>
          <w:i/>
          <w:sz w:val="24"/>
          <w:szCs w:val="24"/>
          <w:vertAlign w:val="subscript"/>
        </w:rPr>
        <w:t>age</w:t>
      </w:r>
      <w:r w:rsidRPr="0057151A">
        <w:rPr>
          <w:sz w:val="24"/>
          <w:szCs w:val="24"/>
        </w:rPr>
        <w:t xml:space="preserve"> = 5;3, </w:t>
      </w:r>
      <w:r w:rsidRPr="0057151A">
        <w:rPr>
          <w:i/>
          <w:sz w:val="24"/>
          <w:szCs w:val="24"/>
        </w:rPr>
        <w:t>SD</w:t>
      </w:r>
      <w:r w:rsidRPr="0057151A">
        <w:rPr>
          <w:sz w:val="24"/>
          <w:szCs w:val="24"/>
        </w:rPr>
        <w:t xml:space="preserve"> = 6 months) and 49 were classified as Non-Productive Counters (</w:t>
      </w:r>
      <w:r w:rsidRPr="0057151A">
        <w:rPr>
          <w:i/>
          <w:sz w:val="24"/>
          <w:szCs w:val="24"/>
        </w:rPr>
        <w:t>M</w:t>
      </w:r>
      <w:r w:rsidRPr="0057151A">
        <w:rPr>
          <w:i/>
          <w:sz w:val="24"/>
          <w:szCs w:val="24"/>
          <w:vertAlign w:val="subscript"/>
        </w:rPr>
        <w:t>age</w:t>
      </w:r>
      <w:r w:rsidRPr="0057151A">
        <w:rPr>
          <w:sz w:val="24"/>
          <w:szCs w:val="24"/>
        </w:rPr>
        <w:t xml:space="preserve"> = 4;7, </w:t>
      </w:r>
      <w:r w:rsidRPr="0057151A">
        <w:rPr>
          <w:i/>
          <w:sz w:val="24"/>
          <w:szCs w:val="24"/>
        </w:rPr>
        <w:t xml:space="preserve">SD </w:t>
      </w:r>
      <w:r w:rsidRPr="0057151A">
        <w:rPr>
          <w:sz w:val="24"/>
          <w:szCs w:val="24"/>
        </w:rPr>
        <w:t xml:space="preserve">= 5 months). </w:t>
      </w:r>
      <w:r w:rsidRPr="0057151A">
        <w:rPr>
          <w:sz w:val="24"/>
          <w:szCs w:val="24"/>
        </w:rPr>
        <w:t>Thirty-two children reached 99 on their Initial Highest Count and were therefore classified as Productive Counters</w:t>
      </w:r>
      <w:r w:rsidRPr="0057151A">
        <w:rPr>
          <w:sz w:val="24"/>
          <w:szCs w:val="24"/>
        </w:rPr>
        <w:t xml:space="preserve"> (IHC </w:t>
      </w:r>
      <w:r w:rsidRPr="0057151A">
        <w:rPr>
          <w:rFonts w:eastAsia="Gungsuh"/>
          <w:sz w:val="24"/>
          <w:szCs w:val="24"/>
        </w:rPr>
        <w:t>≥ 99)</w:t>
      </w:r>
      <w:r w:rsidRPr="0057151A">
        <w:rPr>
          <w:sz w:val="24"/>
          <w:szCs w:val="24"/>
        </w:rPr>
        <w:t>.</w:t>
      </w:r>
      <w:r w:rsidRPr="0057151A">
        <w:rPr>
          <w:sz w:val="24"/>
          <w:szCs w:val="24"/>
        </w:rPr>
        <w:t xml:space="preserve"> Of the remaining ninety participants, 49 children (54%) made a Decade-Change error on either their first error (</w:t>
      </w:r>
      <w:r w:rsidRPr="0057151A">
        <w:rPr>
          <w:i/>
          <w:sz w:val="24"/>
          <w:szCs w:val="24"/>
        </w:rPr>
        <w:t>n</w:t>
      </w:r>
      <w:r w:rsidRPr="0057151A">
        <w:rPr>
          <w:sz w:val="24"/>
          <w:szCs w:val="24"/>
        </w:rPr>
        <w:t xml:space="preserve"> = 37) or second error (</w:t>
      </w:r>
      <w:r w:rsidRPr="0057151A">
        <w:rPr>
          <w:i/>
          <w:sz w:val="24"/>
          <w:szCs w:val="24"/>
        </w:rPr>
        <w:t>n</w:t>
      </w:r>
      <w:r w:rsidRPr="0057151A">
        <w:rPr>
          <w:sz w:val="24"/>
          <w:szCs w:val="24"/>
        </w:rPr>
        <w:t xml:space="preserve"> = 12) and thus received Decade Prompts. Of these, 32 (65%) continued counting two decades further with fewer than 2 additional errors, and were classified as Productive, while 17 did not, and were classified as Non-Productive. Another 9 children were classified as Productive for counting past their Initial Highest Count to reach 99 with </w:t>
      </w:r>
      <w:ins w:id="289" w:author="new" w:date="2020-02-26T12:50:00Z">
        <w:r w:rsidRPr="0057151A">
          <w:rPr>
            <w:sz w:val="24"/>
            <w:szCs w:val="24"/>
          </w:rPr>
          <w:t xml:space="preserve">up to </w:t>
        </w:r>
      </w:ins>
      <w:r w:rsidRPr="0057151A">
        <w:rPr>
          <w:sz w:val="24"/>
          <w:szCs w:val="24"/>
        </w:rPr>
        <w:t xml:space="preserve">three </w:t>
      </w:r>
      <w:del w:id="290" w:author="new" w:date="2020-02-26T12:50:00Z">
        <w:r w:rsidR="00DD0009" w:rsidRPr="00C363F2">
          <w:rPr>
            <w:sz w:val="24"/>
            <w:szCs w:val="28"/>
          </w:rPr>
          <w:delText xml:space="preserve">or fewer </w:delText>
        </w:r>
      </w:del>
      <w:r w:rsidRPr="0057151A">
        <w:rPr>
          <w:sz w:val="24"/>
          <w:szCs w:val="24"/>
        </w:rPr>
        <w:t xml:space="preserve">errors, without receiving any Decade Prompts. </w:t>
      </w:r>
      <w:del w:id="291" w:author="new" w:date="2020-02-26T12:50:00Z">
        <w:r w:rsidR="00A10011" w:rsidRPr="00C363F2">
          <w:rPr>
            <w:sz w:val="24"/>
            <w:szCs w:val="28"/>
          </w:rPr>
          <w:delText xml:space="preserve">Overall, </w:delText>
        </w:r>
        <w:r w:rsidR="001F551E" w:rsidRPr="00C363F2">
          <w:rPr>
            <w:sz w:val="24"/>
            <w:szCs w:val="28"/>
          </w:rPr>
          <w:delText>73</w:delText>
        </w:r>
        <w:r w:rsidR="00D9552F" w:rsidRPr="00C363F2">
          <w:rPr>
            <w:sz w:val="24"/>
            <w:szCs w:val="28"/>
          </w:rPr>
          <w:delText xml:space="preserve"> children were classified as</w:delText>
        </w:r>
      </w:del>
      <w:ins w:id="292" w:author="new" w:date="2020-02-26T12:50:00Z">
        <w:r w:rsidRPr="0057151A">
          <w:rPr>
            <w:sz w:val="24"/>
            <w:szCs w:val="24"/>
          </w:rPr>
          <w:t xml:space="preserve">Note that this pattern of results is similar if a more conservative criterion of just 1 error is adopted. Using this criterion, 6 participants (5% of </w:t>
        </w:r>
      </w:ins>
      <w:r w:rsidRPr="0057151A">
        <w:rPr>
          <w:noProof/>
          <w:sz w:val="24"/>
          <w:szCs w:val="24"/>
        </w:rPr>
        <mc:AlternateContent>
          <mc:Choice Requires="wpg">
            <w:drawing>
              <wp:anchor distT="0" distB="0" distL="114300" distR="114300" simplePos="0" relativeHeight="251667456" behindDoc="0" locked="0" layoutInCell="1" allowOverlap="1" wp14:anchorId="13439D3B" wp14:editId="06459C10">
                <wp:simplePos x="0" y="0"/>
                <wp:positionH relativeFrom="margin">
                  <wp:align>center</wp:align>
                </wp:positionH>
                <wp:positionV relativeFrom="margin">
                  <wp:align>top</wp:align>
                </wp:positionV>
                <wp:extent cx="5943600" cy="34372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5943600" cy="3437255"/>
                          <a:chOff x="0" y="0"/>
                          <a:chExt cx="5943600" cy="3437483"/>
                        </a:xfrm>
                      </wpg:grpSpPr>
                      <pic:pic xmlns:pic="http://schemas.openxmlformats.org/drawingml/2006/picture">
                        <pic:nvPicPr>
                          <pic:cNvPr id="25" name="Picture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1" name="Text Box 1"/>
                        <wps:cNvSpPr txBox="1"/>
                        <wps:spPr>
                          <a:xfrm>
                            <a:off x="0" y="2966917"/>
                            <a:ext cx="5943600" cy="470566"/>
                          </a:xfrm>
                          <a:prstGeom prst="rect">
                            <a:avLst/>
                          </a:prstGeom>
                          <a:solidFill>
                            <a:prstClr val="white"/>
                          </a:solidFill>
                          <a:ln>
                            <a:noFill/>
                          </a:ln>
                        </wps:spPr>
                        <wps:txbx>
                          <w:txbxContent>
                            <w:p w14:paraId="75329D6E" w14:textId="26B9A73F" w:rsidR="00E03CF1" w:rsidRPr="009F39EB" w:rsidRDefault="00E03CF1"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13439D3B" id="Group 26" o:spid="_x0000_s1029" style="position:absolute;left:0;text-align:left;margin-left:0;margin-top:0;width:468pt;height:270.65pt;z-index:251667456;mso-position-horizontal:center;mso-position-horizontal-relative:margin;mso-position-vertical:top;mso-position-vertical-relative:margin" coordsize="59436,343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7ZBatsAAAKESURBVD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">
                <v:shape id="Picture 25" o:spid="_x0000_s1030"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">
                  <v:imagedata r:id="rId12" o:title=""/>
                </v:shape>
                <v:shape id="Text Box 1" o:spid="_x0000_s1031" type="#_x0000_t202" style="position:absolute;top:29669;width:59436;height:4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" stroked="f">
                  <v:textbox style="mso-fit-shape-to-text:t" inset="0,0,0,14.4pt">
                    <w:txbxContent>
                      <w:p w14:paraId="75329D6E" w14:textId="26B9A73F" w:rsidR="00E03CF1" w:rsidRPr="009F39EB" w:rsidRDefault="00E03CF1"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v:textbox>
                </v:shape>
                <w10:wrap type="square" anchorx="margin" anchory="margin"/>
              </v:group>
            </w:pict>
          </mc:Fallback>
        </mc:AlternateContent>
      </w:r>
      <w:ins w:id="293" w:author="new" w:date="2020-02-26T12:50:00Z">
        <w:r w:rsidRPr="0057151A">
          <w:rPr>
            <w:sz w:val="24"/>
            <w:szCs w:val="24"/>
          </w:rPr>
          <w:t>our sample) are reclassified from</w:t>
        </w:r>
      </w:ins>
      <w:r w:rsidRPr="0057151A">
        <w:rPr>
          <w:sz w:val="24"/>
          <w:szCs w:val="24"/>
        </w:rPr>
        <w:t xml:space="preserve"> Productive </w:t>
      </w:r>
      <w:del w:id="294" w:author="new" w:date="2020-02-26T12:50:00Z">
        <w:r w:rsidR="00D9552F" w:rsidRPr="00C363F2">
          <w:rPr>
            <w:sz w:val="24"/>
            <w:szCs w:val="28"/>
          </w:rPr>
          <w:delText>Counters (</w:delText>
        </w:r>
        <w:r w:rsidR="00D9552F" w:rsidRPr="00C363F2">
          <w:rPr>
            <w:i/>
            <w:iCs/>
            <w:sz w:val="24"/>
            <w:szCs w:val="28"/>
          </w:rPr>
          <w:delText>M</w:delText>
        </w:r>
        <w:r w:rsidR="00D9552F" w:rsidRPr="00C363F2">
          <w:rPr>
            <w:i/>
            <w:iCs/>
            <w:sz w:val="24"/>
            <w:szCs w:val="28"/>
            <w:vertAlign w:val="subscript"/>
          </w:rPr>
          <w:delText>age</w:delText>
        </w:r>
        <w:r w:rsidR="00D9552F" w:rsidRPr="00C363F2">
          <w:rPr>
            <w:sz w:val="24"/>
            <w:szCs w:val="28"/>
          </w:rPr>
          <w:delText xml:space="preserve"> = 5;3, </w:delText>
        </w:r>
        <w:r w:rsidR="00D9552F" w:rsidRPr="00C363F2">
          <w:rPr>
            <w:i/>
            <w:iCs/>
            <w:sz w:val="24"/>
            <w:szCs w:val="28"/>
          </w:rPr>
          <w:delText>SD</w:delText>
        </w:r>
        <w:r w:rsidR="00D9552F" w:rsidRPr="00C363F2">
          <w:rPr>
            <w:sz w:val="24"/>
            <w:szCs w:val="28"/>
          </w:rPr>
          <w:delText xml:space="preserve"> = 6 months) and 49 were classified as</w:delText>
        </w:r>
      </w:del>
      <w:ins w:id="295" w:author="new" w:date="2020-02-26T12:50:00Z">
        <w:r w:rsidRPr="0057151A">
          <w:rPr>
            <w:sz w:val="24"/>
            <w:szCs w:val="24"/>
          </w:rPr>
          <w:t>to</w:t>
        </w:r>
      </w:ins>
      <w:r w:rsidRPr="0057151A">
        <w:rPr>
          <w:sz w:val="24"/>
          <w:szCs w:val="24"/>
        </w:rPr>
        <w:t xml:space="preserve"> Non-Productive </w:t>
      </w:r>
      <w:del w:id="296" w:author="new" w:date="2020-02-26T12:50:00Z">
        <w:r w:rsidR="00D9552F" w:rsidRPr="00C363F2">
          <w:rPr>
            <w:sz w:val="24"/>
            <w:szCs w:val="28"/>
          </w:rPr>
          <w:delText>Counters (</w:delText>
        </w:r>
        <w:r w:rsidR="00D9552F" w:rsidRPr="00C363F2">
          <w:rPr>
            <w:i/>
            <w:iCs/>
            <w:sz w:val="24"/>
            <w:szCs w:val="28"/>
          </w:rPr>
          <w:delText>M</w:delText>
        </w:r>
        <w:r w:rsidR="00D9552F" w:rsidRPr="00C363F2">
          <w:rPr>
            <w:i/>
            <w:iCs/>
            <w:sz w:val="24"/>
            <w:szCs w:val="28"/>
            <w:vertAlign w:val="subscript"/>
          </w:rPr>
          <w:delText>age</w:delText>
        </w:r>
        <w:r w:rsidR="00D9552F" w:rsidRPr="00C363F2">
          <w:rPr>
            <w:sz w:val="24"/>
            <w:szCs w:val="28"/>
          </w:rPr>
          <w:delText xml:space="preserve"> = 4;7, </w:delText>
        </w:r>
        <w:r w:rsidR="00D9552F" w:rsidRPr="00C363F2">
          <w:rPr>
            <w:i/>
            <w:iCs/>
            <w:sz w:val="24"/>
            <w:szCs w:val="28"/>
          </w:rPr>
          <w:delText xml:space="preserve">SD </w:delText>
        </w:r>
        <w:r w:rsidR="00D9552F" w:rsidRPr="00C363F2">
          <w:rPr>
            <w:sz w:val="24"/>
            <w:szCs w:val="28"/>
          </w:rPr>
          <w:delText>= 5 months).</w:delText>
        </w:r>
        <w:r w:rsidR="00BC56D3" w:rsidRPr="00C363F2">
          <w:rPr>
            <w:sz w:val="24"/>
            <w:szCs w:val="28"/>
          </w:rPr>
          <w:delText xml:space="preserve"> Unsurprisingly, </w:delText>
        </w:r>
      </w:del>
      <w:ins w:id="297" w:author="new" w:date="2020-02-26T12:50:00Z">
        <w:r w:rsidRPr="0057151A">
          <w:rPr>
            <w:sz w:val="24"/>
            <w:szCs w:val="24"/>
          </w:rPr>
          <w:t>(for details, see Supplemental Materials D).</w:t>
        </w:r>
      </w:ins>
    </w:p>
    <w:p w14:paraId="3657AC41" w14:textId="0BAC93AC" w:rsidR="00614BDE" w:rsidRPr="00E03CF1" w:rsidRDefault="00E532BA">
      <w:r w:rsidRPr="0057151A">
        <w:rPr>
          <w:sz w:val="24"/>
          <w:szCs w:val="24"/>
        </w:rPr>
        <w:t>Productive Counters had, on average, a higher Initial Highest Count (</w:t>
      </w:r>
      <w:r w:rsidRPr="0057151A">
        <w:rPr>
          <w:i/>
          <w:sz w:val="24"/>
          <w:szCs w:val="24"/>
        </w:rPr>
        <w:t xml:space="preserve">Mean </w:t>
      </w:r>
      <w:r w:rsidRPr="0057151A">
        <w:rPr>
          <w:sz w:val="24"/>
          <w:szCs w:val="24"/>
        </w:rPr>
        <w:t xml:space="preserve">= 69.2, </w:t>
      </w:r>
      <w:r w:rsidRPr="0057151A">
        <w:rPr>
          <w:i/>
          <w:sz w:val="24"/>
          <w:szCs w:val="24"/>
        </w:rPr>
        <w:t>SD</w:t>
      </w:r>
      <w:r w:rsidRPr="0057151A">
        <w:rPr>
          <w:sz w:val="24"/>
          <w:szCs w:val="24"/>
        </w:rPr>
        <w:t xml:space="preserve"> = 28.8, </w:t>
      </w:r>
      <w:r w:rsidRPr="0057151A">
        <w:rPr>
          <w:i/>
          <w:sz w:val="24"/>
          <w:szCs w:val="24"/>
        </w:rPr>
        <w:t>Median</w:t>
      </w:r>
      <w:r w:rsidRPr="0057151A">
        <w:rPr>
          <w:sz w:val="24"/>
          <w:szCs w:val="24"/>
        </w:rPr>
        <w:t xml:space="preserve"> = 65) than Non-Productive Counters (</w:t>
      </w:r>
      <w:r w:rsidRPr="0057151A">
        <w:rPr>
          <w:i/>
          <w:sz w:val="24"/>
          <w:szCs w:val="24"/>
        </w:rPr>
        <w:t>Mean</w:t>
      </w:r>
      <w:r w:rsidRPr="0057151A">
        <w:rPr>
          <w:sz w:val="24"/>
          <w:szCs w:val="24"/>
        </w:rPr>
        <w:t xml:space="preserve"> = </w:t>
      </w:r>
      <w:del w:id="298" w:author="new" w:date="2020-02-26T12:50:00Z">
        <w:r w:rsidR="00BC56D3" w:rsidRPr="00C363F2">
          <w:rPr>
            <w:sz w:val="24"/>
            <w:szCs w:val="28"/>
          </w:rPr>
          <w:delText>21.4</w:delText>
        </w:r>
      </w:del>
      <w:ins w:id="299" w:author="new" w:date="2020-02-26T12:50:00Z">
        <w:r w:rsidR="00207866">
          <w:rPr>
            <w:sz w:val="24"/>
            <w:szCs w:val="24"/>
          </w:rPr>
          <w:t>22.6</w:t>
        </w:r>
      </w:ins>
      <w:r w:rsidRPr="0057151A">
        <w:rPr>
          <w:sz w:val="24"/>
          <w:szCs w:val="24"/>
        </w:rPr>
        <w:t xml:space="preserve">, </w:t>
      </w:r>
      <w:r w:rsidRPr="0057151A">
        <w:rPr>
          <w:i/>
          <w:sz w:val="24"/>
          <w:szCs w:val="24"/>
        </w:rPr>
        <w:t>SD</w:t>
      </w:r>
      <w:r w:rsidRPr="0057151A">
        <w:rPr>
          <w:sz w:val="24"/>
          <w:szCs w:val="24"/>
        </w:rPr>
        <w:t xml:space="preserve"> = 14.</w:t>
      </w:r>
      <w:del w:id="300" w:author="new" w:date="2020-02-26T12:50:00Z">
        <w:r w:rsidR="00BC56D3" w:rsidRPr="00C363F2">
          <w:rPr>
            <w:sz w:val="24"/>
            <w:szCs w:val="28"/>
          </w:rPr>
          <w:delText>7</w:delText>
        </w:r>
      </w:del>
      <w:ins w:id="301" w:author="new" w:date="2020-02-26T12:50:00Z">
        <w:r w:rsidR="00207866">
          <w:rPr>
            <w:sz w:val="24"/>
            <w:szCs w:val="24"/>
          </w:rPr>
          <w:t>9</w:t>
        </w:r>
      </w:ins>
      <w:r w:rsidRPr="0057151A">
        <w:rPr>
          <w:sz w:val="24"/>
          <w:szCs w:val="24"/>
        </w:rPr>
        <w:t xml:space="preserve">, </w:t>
      </w:r>
      <w:r w:rsidRPr="0057151A">
        <w:rPr>
          <w:i/>
          <w:sz w:val="24"/>
          <w:szCs w:val="24"/>
        </w:rPr>
        <w:t>Median</w:t>
      </w:r>
      <w:r w:rsidRPr="0057151A">
        <w:rPr>
          <w:sz w:val="24"/>
          <w:szCs w:val="24"/>
        </w:rPr>
        <w:t xml:space="preserve"> = 15). This </w:t>
      </w:r>
      <w:r w:rsidRPr="0057151A">
        <w:rPr>
          <w:sz w:val="24"/>
          <w:szCs w:val="24"/>
        </w:rPr>
        <w:lastRenderedPageBreak/>
        <w:t>difference remained if we considered only Productive Counters with Initial Highest Count below 99 (</w:t>
      </w:r>
      <w:r w:rsidRPr="0057151A">
        <w:rPr>
          <w:i/>
          <w:sz w:val="24"/>
          <w:szCs w:val="24"/>
        </w:rPr>
        <w:t xml:space="preserve">Mean </w:t>
      </w:r>
      <w:r w:rsidRPr="0057151A">
        <w:rPr>
          <w:sz w:val="24"/>
          <w:szCs w:val="24"/>
        </w:rPr>
        <w:t xml:space="preserve">= 46.0, </w:t>
      </w:r>
      <w:r w:rsidRPr="0057151A">
        <w:rPr>
          <w:i/>
          <w:sz w:val="24"/>
          <w:szCs w:val="24"/>
        </w:rPr>
        <w:t>SD</w:t>
      </w:r>
      <w:r w:rsidRPr="0057151A">
        <w:rPr>
          <w:sz w:val="24"/>
          <w:szCs w:val="24"/>
        </w:rPr>
        <w:t xml:space="preserve"> = 15.3, </w:t>
      </w:r>
      <w:r w:rsidRPr="0057151A">
        <w:rPr>
          <w:i/>
          <w:sz w:val="24"/>
          <w:szCs w:val="24"/>
        </w:rPr>
        <w:t>Median</w:t>
      </w:r>
      <w:r w:rsidRPr="0057151A">
        <w:rPr>
          <w:sz w:val="24"/>
          <w:szCs w:val="24"/>
        </w:rPr>
        <w:t xml:space="preserve"> = 49). However, </w:t>
      </w:r>
      <w:del w:id="302" w:author="new" w:date="2020-02-26T12:50:00Z">
        <w:r w:rsidR="00841411" w:rsidRPr="00C363F2">
          <w:rPr>
            <w:sz w:val="24"/>
            <w:szCs w:val="28"/>
          </w:rPr>
          <w:delText>many</w:delText>
        </w:r>
      </w:del>
      <w:ins w:id="303" w:author="new" w:date="2020-02-26T12:50:00Z">
        <w:r w:rsidRPr="0057151A">
          <w:rPr>
            <w:sz w:val="24"/>
            <w:szCs w:val="24"/>
          </w:rPr>
          <w:t>some</w:t>
        </w:r>
      </w:ins>
      <w:r w:rsidRPr="0057151A">
        <w:rPr>
          <w:sz w:val="24"/>
          <w:szCs w:val="24"/>
        </w:rPr>
        <w:t xml:space="preserve"> Productive Counters (</w:t>
      </w:r>
      <w:r w:rsidRPr="0057151A">
        <w:rPr>
          <w:i/>
          <w:sz w:val="24"/>
          <w:szCs w:val="24"/>
        </w:rPr>
        <w:t>n</w:t>
      </w:r>
      <w:r w:rsidRPr="0057151A">
        <w:rPr>
          <w:sz w:val="24"/>
          <w:szCs w:val="24"/>
        </w:rPr>
        <w:t>=9)</w:t>
      </w:r>
      <w:r w:rsidRPr="0057151A">
        <w:rPr>
          <w:i/>
          <w:sz w:val="24"/>
          <w:szCs w:val="24"/>
        </w:rPr>
        <w:t xml:space="preserve"> </w:t>
      </w:r>
      <w:r w:rsidRPr="0057151A">
        <w:rPr>
          <w:sz w:val="24"/>
          <w:szCs w:val="24"/>
        </w:rPr>
        <w:t>had an Initial Highest Count of 29 or lower</w:t>
      </w:r>
      <w:del w:id="304" w:author="new" w:date="2020-02-26T12:50:00Z">
        <w:r w:rsidR="00841411" w:rsidRPr="00C363F2">
          <w:rPr>
            <w:sz w:val="24"/>
            <w:szCs w:val="28"/>
          </w:rPr>
          <w:delText xml:space="preserve"> (see </w:delText>
        </w:r>
      </w:del>
      <w:ins w:id="305" w:author="new" w:date="2020-02-26T12:50:00Z">
        <w:r w:rsidRPr="0057151A">
          <w:rPr>
            <w:sz w:val="24"/>
            <w:szCs w:val="24"/>
          </w:rPr>
          <w:t>.</w:t>
        </w:r>
      </w:ins>
      <w:del w:id="306" w:author="new" w:date="2020-02-26T12:50:00Z">
        <w:r w:rsidR="00841411" w:rsidRPr="00C363F2">
          <w:rPr>
            <w:sz w:val="24"/>
            <w:szCs w:val="28"/>
          </w:rPr>
          <w:delText>1).</w:delText>
        </w:r>
      </w:del>
    </w:p>
    <w:p w14:paraId="5C780404" w14:textId="44D1ADC4" w:rsidR="00614BDE" w:rsidRPr="0057151A" w:rsidRDefault="00E532BA">
      <w:pPr>
        <w:rPr>
          <w:sz w:val="24"/>
          <w:szCs w:val="24"/>
        </w:rPr>
      </w:pPr>
      <w:r w:rsidRPr="0057151A">
        <w:rPr>
          <w:sz w:val="24"/>
          <w:szCs w:val="24"/>
        </w:rPr>
        <w:t xml:space="preserve">Next, we analyzed precisely how far children could count past their initial error. Fig. </w:t>
      </w:r>
      <w:ins w:id="307" w:author="new" w:date="2020-02-26T12:50:00Z">
        <w:r w:rsidRPr="0057151A">
          <w:rPr>
            <w:sz w:val="24"/>
            <w:szCs w:val="24"/>
          </w:rPr>
          <w:t>3 shows</w:t>
        </w:r>
      </w:ins>
      <w:r w:rsidRPr="0057151A">
        <w:rPr>
          <w:sz w:val="24"/>
          <w:szCs w:val="24"/>
        </w:rPr>
        <w:t xml:space="preserve"> participants’ Initial Highest Count, Final Highest Count, any errors made, and provided decade prompts, if any. While our classification criteria for productive counting only required children to count past their </w:t>
      </w:r>
      <w:ins w:id="308" w:author="new" w:date="2020-02-26T12:50:00Z">
        <w:r w:rsidRPr="0057151A">
          <w:rPr>
            <w:sz w:val="24"/>
            <w:szCs w:val="24"/>
          </w:rPr>
          <w:t>Decade-Change</w:t>
        </w:r>
      </w:ins>
      <w:r w:rsidRPr="0057151A">
        <w:rPr>
          <w:sz w:val="24"/>
          <w:szCs w:val="24"/>
        </w:rPr>
        <w:t xml:space="preserve"> errors by two decades, most of the Productive Counters were able to count several decades further, and many of them reached 99 (</w:t>
      </w:r>
      <w:r w:rsidRPr="0057151A">
        <w:rPr>
          <w:i/>
          <w:sz w:val="24"/>
          <w:szCs w:val="24"/>
        </w:rPr>
        <w:t xml:space="preserve">Mean number of prompts </w:t>
      </w:r>
      <w:r w:rsidRPr="0057151A">
        <w:rPr>
          <w:sz w:val="24"/>
          <w:szCs w:val="24"/>
        </w:rPr>
        <w:t>= 3.</w:t>
      </w:r>
      <w:ins w:id="309" w:author="new" w:date="2020-02-26T12:50:00Z">
        <w:r w:rsidR="00207866">
          <w:rPr>
            <w:sz w:val="24"/>
            <w:szCs w:val="24"/>
          </w:rPr>
          <w:t>5</w:t>
        </w:r>
      </w:ins>
      <w:r w:rsidRPr="0057151A">
        <w:rPr>
          <w:sz w:val="24"/>
          <w:szCs w:val="24"/>
        </w:rPr>
        <w:t xml:space="preserve">, </w:t>
      </w:r>
      <w:r w:rsidRPr="0057151A">
        <w:rPr>
          <w:i/>
          <w:sz w:val="24"/>
          <w:szCs w:val="24"/>
        </w:rPr>
        <w:t>SD</w:t>
      </w:r>
      <w:r w:rsidRPr="0057151A">
        <w:rPr>
          <w:sz w:val="24"/>
          <w:szCs w:val="24"/>
        </w:rPr>
        <w:t xml:space="preserve"> = 1.</w:t>
      </w:r>
      <w:ins w:id="310" w:author="new" w:date="2020-02-26T12:50:00Z">
        <w:r w:rsidR="00207866">
          <w:rPr>
            <w:sz w:val="24"/>
            <w:szCs w:val="24"/>
          </w:rPr>
          <w:t>6</w:t>
        </w:r>
      </w:ins>
      <w:r w:rsidRPr="0057151A">
        <w:rPr>
          <w:sz w:val="24"/>
          <w:szCs w:val="24"/>
        </w:rPr>
        <w:t xml:space="preserve">, </w:t>
      </w:r>
      <w:r w:rsidRPr="0057151A">
        <w:rPr>
          <w:i/>
          <w:sz w:val="24"/>
          <w:szCs w:val="24"/>
        </w:rPr>
        <w:t>Range</w:t>
      </w:r>
      <w:r w:rsidRPr="0057151A">
        <w:rPr>
          <w:sz w:val="24"/>
          <w:szCs w:val="24"/>
        </w:rPr>
        <w:t xml:space="preserve"> = 1 to 7). Almost half of the Productive Counters (</w:t>
      </w:r>
      <w:r w:rsidRPr="0057151A">
        <w:rPr>
          <w:i/>
          <w:sz w:val="24"/>
          <w:szCs w:val="24"/>
        </w:rPr>
        <w:t>n</w:t>
      </w:r>
      <w:r w:rsidRPr="0057151A">
        <w:rPr>
          <w:sz w:val="24"/>
          <w:szCs w:val="24"/>
        </w:rPr>
        <w:t>=32) received decade support on the Highest Count Task, and the remaining children (</w:t>
      </w:r>
      <w:r w:rsidRPr="0057151A">
        <w:rPr>
          <w:i/>
          <w:sz w:val="24"/>
          <w:szCs w:val="24"/>
        </w:rPr>
        <w:t>n</w:t>
      </w:r>
      <w:r w:rsidRPr="0057151A">
        <w:rPr>
          <w:sz w:val="24"/>
          <w:szCs w:val="24"/>
        </w:rPr>
        <w:t>=41) counted to at least 99 without assistance and without making more than three errors. Productive Counters had a median Final Highest Count of 99 (</w:t>
      </w:r>
      <w:r w:rsidRPr="0057151A">
        <w:rPr>
          <w:i/>
          <w:sz w:val="24"/>
          <w:szCs w:val="24"/>
        </w:rPr>
        <w:t>M</w:t>
      </w:r>
      <w:r w:rsidRPr="0057151A">
        <w:rPr>
          <w:sz w:val="24"/>
          <w:szCs w:val="24"/>
        </w:rPr>
        <w:t xml:space="preserve"> = 96.4, </w:t>
      </w:r>
      <w:r w:rsidRPr="0057151A">
        <w:rPr>
          <w:i/>
          <w:sz w:val="24"/>
          <w:szCs w:val="24"/>
        </w:rPr>
        <w:t>SD</w:t>
      </w:r>
      <w:r w:rsidRPr="0057151A">
        <w:rPr>
          <w:sz w:val="24"/>
          <w:szCs w:val="24"/>
        </w:rPr>
        <w:t xml:space="preserve"> = 9.5, </w:t>
      </w:r>
      <w:r w:rsidRPr="0057151A">
        <w:rPr>
          <w:i/>
          <w:sz w:val="24"/>
          <w:szCs w:val="24"/>
        </w:rPr>
        <w:t>Range</w:t>
      </w:r>
      <w:r w:rsidRPr="0057151A">
        <w:rPr>
          <w:sz w:val="24"/>
          <w:szCs w:val="24"/>
        </w:rPr>
        <w:t xml:space="preserve"> = 49 to 99), which was 34 numbers higher than their median Initial Highest Count of 65. About a third of Non-Productive counters (</w:t>
      </w:r>
      <w:r w:rsidRPr="0057151A">
        <w:rPr>
          <w:i/>
          <w:sz w:val="24"/>
          <w:szCs w:val="24"/>
        </w:rPr>
        <w:t>n</w:t>
      </w:r>
      <w:r w:rsidRPr="0057151A">
        <w:rPr>
          <w:sz w:val="24"/>
          <w:szCs w:val="24"/>
        </w:rPr>
        <w:t>=15) received decade support (</w:t>
      </w:r>
      <w:r w:rsidRPr="0057151A">
        <w:rPr>
          <w:i/>
          <w:sz w:val="24"/>
          <w:szCs w:val="24"/>
        </w:rPr>
        <w:t>Mean number of prompts</w:t>
      </w:r>
      <w:r w:rsidRPr="0057151A">
        <w:rPr>
          <w:sz w:val="24"/>
          <w:szCs w:val="24"/>
        </w:rPr>
        <w:t xml:space="preserve"> = 1.</w:t>
      </w:r>
      <w:ins w:id="311" w:author="new" w:date="2020-02-26T12:50:00Z">
        <w:r w:rsidR="00C80C0E">
          <w:rPr>
            <w:sz w:val="24"/>
            <w:szCs w:val="24"/>
          </w:rPr>
          <w:t>2</w:t>
        </w:r>
      </w:ins>
      <w:r w:rsidRPr="0057151A">
        <w:rPr>
          <w:sz w:val="24"/>
          <w:szCs w:val="24"/>
        </w:rPr>
        <w:t xml:space="preserve">, </w:t>
      </w:r>
      <w:r w:rsidRPr="0057151A">
        <w:rPr>
          <w:i/>
          <w:sz w:val="24"/>
          <w:szCs w:val="24"/>
        </w:rPr>
        <w:t xml:space="preserve">SD </w:t>
      </w:r>
      <w:r w:rsidRPr="0057151A">
        <w:rPr>
          <w:sz w:val="24"/>
          <w:szCs w:val="24"/>
        </w:rPr>
        <w:t>= 0.</w:t>
      </w:r>
      <w:ins w:id="312" w:author="new" w:date="2020-02-26T12:50:00Z">
        <w:r w:rsidR="00C80C0E">
          <w:rPr>
            <w:sz w:val="24"/>
            <w:szCs w:val="24"/>
          </w:rPr>
          <w:t>4</w:t>
        </w:r>
      </w:ins>
      <w:r w:rsidRPr="0057151A">
        <w:rPr>
          <w:sz w:val="24"/>
          <w:szCs w:val="24"/>
        </w:rPr>
        <w:t xml:space="preserve">, </w:t>
      </w:r>
      <w:r w:rsidRPr="0057151A">
        <w:rPr>
          <w:i/>
          <w:sz w:val="24"/>
          <w:szCs w:val="24"/>
        </w:rPr>
        <w:t>Range</w:t>
      </w:r>
      <w:r w:rsidRPr="0057151A">
        <w:rPr>
          <w:sz w:val="24"/>
          <w:szCs w:val="24"/>
        </w:rPr>
        <w:t xml:space="preserve"> = 1 to </w:t>
      </w:r>
      <w:ins w:id="313" w:author="new" w:date="2020-02-26T12:50:00Z">
        <w:r w:rsidR="00C80C0E">
          <w:rPr>
            <w:sz w:val="24"/>
            <w:szCs w:val="24"/>
          </w:rPr>
          <w:t>2</w:t>
        </w:r>
      </w:ins>
      <w:r w:rsidRPr="0057151A">
        <w:rPr>
          <w:sz w:val="24"/>
          <w:szCs w:val="24"/>
        </w:rPr>
        <w:t>), and the remaining children (</w:t>
      </w:r>
      <w:r w:rsidRPr="0057151A">
        <w:rPr>
          <w:i/>
          <w:sz w:val="24"/>
          <w:szCs w:val="24"/>
        </w:rPr>
        <w:t>n</w:t>
      </w:r>
      <w:r w:rsidRPr="0057151A">
        <w:rPr>
          <w:sz w:val="24"/>
          <w:szCs w:val="24"/>
        </w:rPr>
        <w:t>=34) initially made mid-decade errors and therefore did not receive decade prompts. Non-Productive Counters had a median Final Highest Count of 29 (</w:t>
      </w:r>
      <w:r w:rsidRPr="0057151A">
        <w:rPr>
          <w:i/>
          <w:sz w:val="24"/>
          <w:szCs w:val="24"/>
        </w:rPr>
        <w:t>M</w:t>
      </w:r>
      <w:r w:rsidRPr="0057151A">
        <w:rPr>
          <w:sz w:val="24"/>
          <w:szCs w:val="24"/>
        </w:rPr>
        <w:t xml:space="preserve"> = 32.0, </w:t>
      </w:r>
      <w:r w:rsidRPr="0057151A">
        <w:rPr>
          <w:i/>
          <w:sz w:val="24"/>
          <w:szCs w:val="24"/>
        </w:rPr>
        <w:t>SD</w:t>
      </w:r>
      <w:r w:rsidRPr="0057151A">
        <w:rPr>
          <w:sz w:val="24"/>
          <w:szCs w:val="24"/>
        </w:rPr>
        <w:t xml:space="preserve"> = 17.6, </w:t>
      </w:r>
      <w:r w:rsidRPr="0057151A">
        <w:rPr>
          <w:i/>
          <w:sz w:val="24"/>
          <w:szCs w:val="24"/>
        </w:rPr>
        <w:t>Range</w:t>
      </w:r>
      <w:r w:rsidRPr="0057151A">
        <w:rPr>
          <w:sz w:val="24"/>
          <w:szCs w:val="24"/>
        </w:rPr>
        <w:t xml:space="preserve"> = 5 to 99), which was only 14 numbers past their median Initial Highest Count of 15. This difference is of course not surprising, since the ability to count at least 2 decades past the experimenter’s first prompt was what defined the difference between Productive and Non-Productive children.</w:t>
      </w:r>
    </w:p>
    <w:p w14:paraId="14882AEA" w14:textId="78F83CB0" w:rsidR="00886D75" w:rsidRPr="0057151A" w:rsidRDefault="00E532BA">
      <w:pPr>
        <w:rPr>
          <w:sz w:val="24"/>
          <w:szCs w:val="24"/>
        </w:rPr>
      </w:pPr>
      <w:bookmarkStart w:id="314" w:name="_Toc10745657"/>
      <w:r w:rsidRPr="0057151A">
        <w:rPr>
          <w:sz w:val="24"/>
          <w:szCs w:val="24"/>
        </w:rPr>
        <w:t>In summary, we found that between the ages of 4-and-a-half and 5-and-a-half</w:t>
      </w:r>
      <w:ins w:id="315" w:author="new" w:date="2020-02-26T12:50:00Z">
        <w:r w:rsidRPr="0057151A">
          <w:rPr>
            <w:sz w:val="24"/>
            <w:szCs w:val="24"/>
          </w:rPr>
          <w:t>,</w:t>
        </w:r>
      </w:ins>
      <w:r w:rsidRPr="0057151A">
        <w:rPr>
          <w:sz w:val="24"/>
          <w:szCs w:val="24"/>
        </w:rPr>
        <w:t xml:space="preserve"> many children in our study exhibited evidence of having learned a productive decade</w:t>
      </w:r>
      <w:ins w:id="316" w:author="new" w:date="2020-02-26T12:50:00Z">
        <w:r w:rsidRPr="0057151A">
          <w:rPr>
            <w:sz w:val="24"/>
            <w:szCs w:val="24"/>
          </w:rPr>
          <w:t>+unit</w:t>
        </w:r>
      </w:ins>
      <w:r w:rsidRPr="0057151A">
        <w:rPr>
          <w:sz w:val="24"/>
          <w:szCs w:val="24"/>
        </w:rPr>
        <w:t xml:space="preserve"> rule. Overall, the average age of Productive Counters was 5 years,</w:t>
      </w:r>
      <w:r w:rsidRPr="0057151A">
        <w:rPr>
          <w:noProof/>
          <w:sz w:val="24"/>
          <w:szCs w:val="24"/>
        </w:rPr>
        <w:t xml:space="preserve"> </w:t>
      </w:r>
      <w:r w:rsidRPr="0057151A">
        <w:rPr>
          <w:sz w:val="24"/>
          <w:szCs w:val="24"/>
        </w:rPr>
        <w:t xml:space="preserve">3 months. Though some of these </w:t>
      </w:r>
      <w:r w:rsidRPr="0057151A">
        <w:rPr>
          <w:sz w:val="24"/>
          <w:szCs w:val="24"/>
        </w:rPr>
        <w:lastRenderedPageBreak/>
        <w:t>children (</w:t>
      </w:r>
      <w:r w:rsidRPr="0057151A">
        <w:rPr>
          <w:i/>
          <w:sz w:val="24"/>
          <w:szCs w:val="24"/>
        </w:rPr>
        <w:t>n</w:t>
      </w:r>
      <w:r w:rsidRPr="0057151A">
        <w:rPr>
          <w:sz w:val="24"/>
          <w:szCs w:val="24"/>
        </w:rPr>
        <w:t>=</w:t>
      </w:r>
      <w:del w:id="317" w:author="new" w:date="2020-02-26T12:50:00Z">
        <w:r w:rsidR="009033EE" w:rsidRPr="001C2819">
          <w:rPr>
            <w:sz w:val="24"/>
            <w:szCs w:val="28"/>
          </w:rPr>
          <w:delText>32</w:delText>
        </w:r>
      </w:del>
      <w:ins w:id="318" w:author="new" w:date="2020-02-26T12:50:00Z">
        <w:r w:rsidRPr="0057151A">
          <w:rPr>
            <w:sz w:val="24"/>
            <w:szCs w:val="24"/>
          </w:rPr>
          <w:t>41</w:t>
        </w:r>
      </w:ins>
      <w:r w:rsidRPr="0057151A">
        <w:rPr>
          <w:sz w:val="24"/>
          <w:szCs w:val="24"/>
        </w:rPr>
        <w:t xml:space="preserve">) were classified as Productive on the basis of having counted up to 99 with </w:t>
      </w:r>
      <w:ins w:id="319" w:author="new" w:date="2020-02-26T12:50:00Z">
        <w:r w:rsidR="006B60D0" w:rsidRPr="0057151A">
          <w:rPr>
            <w:noProof/>
            <w:sz w:val="24"/>
            <w:szCs w:val="24"/>
          </w:rPr>
          <mc:AlternateContent>
            <mc:Choice Requires="wpg">
              <w:drawing>
                <wp:anchor distT="0" distB="0" distL="114300" distR="114300" simplePos="0" relativeHeight="251671552" behindDoc="0" locked="0" layoutInCell="1" allowOverlap="1" wp14:anchorId="069FC7D4" wp14:editId="35074885">
                  <wp:simplePos x="0" y="0"/>
                  <wp:positionH relativeFrom="margin">
                    <wp:align>center</wp:align>
                  </wp:positionH>
                  <wp:positionV relativeFrom="margin">
                    <wp:align>top</wp:align>
                  </wp:positionV>
                  <wp:extent cx="5951855" cy="6160770"/>
                  <wp:effectExtent l="0" t="0" r="4445" b="0"/>
                  <wp:wrapSquare wrapText="bothSides"/>
                  <wp:docPr id="28" name="Group 28"/>
                  <wp:cNvGraphicFramePr/>
                  <a:graphic xmlns:a="http://schemas.openxmlformats.org/drawingml/2006/main">
                    <a:graphicData uri="http://schemas.microsoft.com/office/word/2010/wordprocessingGroup">
                      <wpg:wgp>
                        <wpg:cNvGrpSpPr/>
                        <wpg:grpSpPr>
                          <a:xfrm>
                            <a:off x="0" y="0"/>
                            <a:ext cx="5951855" cy="6160770"/>
                            <a:chOff x="0" y="0"/>
                            <a:chExt cx="5952279" cy="6161048"/>
                          </a:xfrm>
                        </wpg:grpSpPr>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s:wsp>
                          <wps:cNvPr id="27" name="Text Box 27"/>
                          <wps:cNvSpPr txBox="1"/>
                          <wps:spPr>
                            <a:xfrm>
                              <a:off x="8467" y="4309321"/>
                              <a:ext cx="5943812" cy="1851727"/>
                            </a:xfrm>
                            <a:prstGeom prst="rect">
                              <a:avLst/>
                            </a:prstGeom>
                            <a:solidFill>
                              <a:prstClr val="white"/>
                            </a:solidFill>
                            <a:ln>
                              <a:noFill/>
                            </a:ln>
                          </wps:spPr>
                          <wps:txbx>
                            <w:txbxContent>
                              <w:p w14:paraId="4C725B1D" w14:textId="73854C02" w:rsidR="00E03CF1" w:rsidRPr="009F39EB" w:rsidRDefault="00E03CF1"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Pr="009F39EB">
                                  <w:rPr>
                                    <w:i/>
                                    <w:iCs/>
                                    <w:noProof/>
                                  </w:rPr>
                                  <w:t>3</w:t>
                                </w:r>
                                <w:r w:rsidRPr="009F39EB">
                                  <w:rPr>
                                    <w:i/>
                                    <w:iCs/>
                                  </w:rPr>
                                  <w:fldChar w:fldCharType="end"/>
                                </w:r>
                                <w:r w:rsidRPr="009F39EB">
                                  <w:rPr>
                                    <w:i/>
                                    <w:iCs/>
                                  </w:rPr>
                                  <w:t>.</w:t>
                                </w:r>
                                <w:r w:rsidRPr="009F39EB">
                                  <w:t xml:space="preserve"> </w:t>
                                </w:r>
                                <w:r w:rsidRPr="009F39EB">
                                  <w:rPr>
                                    <w:color w:val="000000"/>
                                  </w:rPr>
                                  <w:t>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total errors and not more than three errors in a single decade.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9FC7D4" id="Group 28" o:spid="_x0000_s1032" style="position:absolute;left:0;text-align:left;margin-left:0;margin-top:0;width:468.65pt;height:485.1pt;z-index:251671552;mso-position-horizontal:center;mso-position-horizontal-relative:margin;mso-position-vertical:top;mso-position-vertical-relative:margin;mso-width-relative:margin;mso-height-relative:margin" coordsize="59522,61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">
                  <v:shape id="Picture 24" o:spid="_x0000_s1033" type="#_x0000_t75" style="position:absolute;width:59436;height:42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">
                    <v:imagedata r:id="rId14" o:title=""/>
                  </v:shape>
                  <v:shape id="Text Box 27" o:spid="_x0000_s1034" type="#_x0000_t202" style="position:absolute;left:84;top:43093;width:59438;height:18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" stroked="f">
                    <v:textbox style="mso-fit-shape-to-text:t" inset="0,0,0,21.6pt">
                      <w:txbxContent>
                        <w:p w14:paraId="4C725B1D" w14:textId="73854C02" w:rsidR="00E03CF1" w:rsidRPr="009F39EB" w:rsidRDefault="00E03CF1"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Pr="009F39EB">
                            <w:rPr>
                              <w:i/>
                              <w:iCs/>
                              <w:noProof/>
                            </w:rPr>
                            <w:t>3</w:t>
                          </w:r>
                          <w:r w:rsidRPr="009F39EB">
                            <w:rPr>
                              <w:i/>
                              <w:iCs/>
                            </w:rPr>
                            <w:fldChar w:fldCharType="end"/>
                          </w:r>
                          <w:r w:rsidRPr="009F39EB">
                            <w:rPr>
                              <w:i/>
                              <w:iCs/>
                            </w:rPr>
                            <w:t>.</w:t>
                          </w:r>
                          <w:r w:rsidRPr="009F39EB">
                            <w:t xml:space="preserve"> </w:t>
                          </w:r>
                          <w:r w:rsidRPr="009F39EB">
                            <w:rPr>
                              <w:color w:val="000000"/>
                            </w:rPr>
                            <w:t>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total errors and not more than three errors in a single decade.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v:textbox>
                  </v:shape>
                  <w10:wrap type="square" anchorx="margin" anchory="margin"/>
                </v:group>
              </w:pict>
            </mc:Fallback>
          </mc:AlternateContent>
        </w:r>
      </w:ins>
      <w:r w:rsidRPr="0057151A">
        <w:rPr>
          <w:sz w:val="24"/>
          <w:szCs w:val="24"/>
        </w:rPr>
        <w:t xml:space="preserve">minimal errors, many received this classification because, upon stalling on a decade transition, they were able to recover once provided with a decade label, compatible with the use of a rule. These data not only provide evidence that children who stop on decade transitions do likely count using productive rules, but also suggests that a child’s initial highest count may not provide the best measure of their mastery of counting. Even many children who had quite low </w:t>
      </w:r>
      <w:r w:rsidRPr="0057151A">
        <w:rPr>
          <w:sz w:val="24"/>
          <w:szCs w:val="24"/>
        </w:rPr>
        <w:lastRenderedPageBreak/>
        <w:t>initial counts (e.g., below 30) were able to recover when provided a decade prompt, suggesting that some children may memorize only a small subset of the count list (e.g., less than 30) before extracting a rule.</w:t>
      </w:r>
    </w:p>
    <w:p w14:paraId="033EF575" w14:textId="7762EA53" w:rsidR="00614BDE" w:rsidRPr="0057151A" w:rsidRDefault="00614BDE" w:rsidP="00886D75">
      <w:pPr>
        <w:ind w:firstLine="0"/>
        <w:rPr>
          <w:ins w:id="320" w:author="new" w:date="2020-02-26T12:50:00Z"/>
          <w:sz w:val="24"/>
          <w:szCs w:val="24"/>
        </w:rPr>
      </w:pPr>
    </w:p>
    <w:p w14:paraId="215B417A" w14:textId="663D168F" w:rsidR="00614BDE" w:rsidRPr="00E03CF1" w:rsidRDefault="00E532BA">
      <w:pPr>
        <w:rPr>
          <w:sz w:val="24"/>
        </w:rPr>
      </w:pPr>
      <w:r w:rsidRPr="00E03CF1">
        <w:rPr>
          <w:b/>
          <w:sz w:val="24"/>
        </w:rPr>
        <w:t xml:space="preserve">3.1.2 </w:t>
      </w:r>
      <w:r w:rsidRPr="0057151A">
        <w:rPr>
          <w:b/>
          <w:sz w:val="24"/>
          <w:szCs w:val="24"/>
        </w:rPr>
        <w:t xml:space="preserve">Productivity and </w:t>
      </w:r>
      <w:r w:rsidRPr="00E03CF1">
        <w:rPr>
          <w:b/>
          <w:sz w:val="24"/>
        </w:rPr>
        <w:t xml:space="preserve">Next Number </w:t>
      </w:r>
      <w:del w:id="321" w:author="new" w:date="2020-02-26T12:50:00Z">
        <w:r w:rsidR="00DB6787" w:rsidRPr="001C2819">
          <w:rPr>
            <w:rStyle w:val="Heading3Char"/>
            <w:sz w:val="24"/>
            <w:szCs w:val="28"/>
          </w:rPr>
          <w:delText>Task</w:delText>
        </w:r>
      </w:del>
      <w:ins w:id="322" w:author="new" w:date="2020-02-26T12:50:00Z">
        <w:r w:rsidRPr="0057151A">
          <w:rPr>
            <w:b/>
            <w:sz w:val="24"/>
            <w:szCs w:val="24"/>
          </w:rPr>
          <w:t>performance</w:t>
        </w:r>
      </w:ins>
      <w:r w:rsidRPr="00E03CF1">
        <w:rPr>
          <w:b/>
          <w:sz w:val="24"/>
        </w:rPr>
        <w:t>.</w:t>
      </w:r>
      <w:bookmarkEnd w:id="314"/>
      <w:r w:rsidRPr="00E03CF1">
        <w:rPr>
          <w:b/>
          <w:sz w:val="24"/>
        </w:rPr>
        <w:t xml:space="preserve"> </w:t>
      </w:r>
      <w:r w:rsidRPr="00E03CF1">
        <w:rPr>
          <w:sz w:val="24"/>
        </w:rPr>
        <w:t>The Productivity classification, above, was one of two measures of decade</w:t>
      </w:r>
      <w:r w:rsidRPr="0057151A">
        <w:rPr>
          <w:sz w:val="24"/>
          <w:szCs w:val="24"/>
        </w:rPr>
        <w:t>+unit</w:t>
      </w:r>
      <w:r w:rsidRPr="00E03CF1">
        <w:rPr>
          <w:sz w:val="24"/>
        </w:rPr>
        <w:t xml:space="preserve"> rule knowledge that we explored in this study. We also tested this using the Next Number task. Here, we asked how our two candidate measures of decade</w:t>
      </w:r>
      <w:r w:rsidRPr="0057151A">
        <w:rPr>
          <w:sz w:val="24"/>
          <w:szCs w:val="24"/>
        </w:rPr>
        <w:t>+unit</w:t>
      </w:r>
      <w:r w:rsidRPr="00E03CF1">
        <w:rPr>
          <w:sz w:val="24"/>
        </w:rPr>
        <w:t xml:space="preserve"> rule knowledge </w:t>
      </w:r>
      <w:proofErr w:type="gramStart"/>
      <w:r w:rsidRPr="00E03CF1">
        <w:rPr>
          <w:sz w:val="24"/>
        </w:rPr>
        <w:t>were</w:t>
      </w:r>
      <w:proofErr w:type="gramEnd"/>
      <w:r w:rsidRPr="00E03CF1">
        <w:rPr>
          <w:sz w:val="24"/>
        </w:rPr>
        <w:t xml:space="preserve"> related to one another. </w:t>
      </w:r>
    </w:p>
    <w:p w14:paraId="355A9768" w14:textId="2DC85F04" w:rsidR="00084ED3" w:rsidRPr="0057151A" w:rsidRDefault="00E532BA" w:rsidP="00084ED3">
      <w:pPr>
        <w:rPr>
          <w:ins w:id="323" w:author="new" w:date="2020-02-26T12:50:00Z"/>
          <w:color w:val="000000"/>
          <w:sz w:val="24"/>
          <w:szCs w:val="24"/>
        </w:rPr>
      </w:pPr>
      <w:r w:rsidRPr="0057151A">
        <w:rPr>
          <w:sz w:val="24"/>
          <w:szCs w:val="24"/>
        </w:rPr>
        <w:t xml:space="preserve">First, we found that Productive Counters (71% correct; </w:t>
      </w:r>
      <w:r w:rsidRPr="0057151A">
        <w:rPr>
          <w:i/>
          <w:sz w:val="24"/>
          <w:szCs w:val="24"/>
        </w:rPr>
        <w:t>SD</w:t>
      </w:r>
      <w:r w:rsidRPr="0057151A">
        <w:rPr>
          <w:sz w:val="24"/>
          <w:szCs w:val="24"/>
        </w:rPr>
        <w:t xml:space="preserve"> = 27%) significantly outperformed Non-Productive Counters (28%; </w:t>
      </w:r>
      <w:r w:rsidRPr="0057151A">
        <w:rPr>
          <w:i/>
          <w:sz w:val="24"/>
          <w:szCs w:val="24"/>
        </w:rPr>
        <w:t>SD</w:t>
      </w:r>
      <w:r w:rsidRPr="0057151A">
        <w:rPr>
          <w:sz w:val="24"/>
          <w:szCs w:val="24"/>
        </w:rPr>
        <w:t xml:space="preserve"> = 26%) on the Next Number task (</w:t>
      </w:r>
      <w:proofErr w:type="gramStart"/>
      <w:r w:rsidRPr="0057151A">
        <w:rPr>
          <w:i/>
          <w:sz w:val="24"/>
          <w:szCs w:val="24"/>
        </w:rPr>
        <w:t>t</w:t>
      </w:r>
      <w:r w:rsidRPr="0057151A">
        <w:rPr>
          <w:sz w:val="24"/>
          <w:szCs w:val="24"/>
        </w:rPr>
        <w:t>(</w:t>
      </w:r>
      <w:proofErr w:type="gramEnd"/>
      <w:r w:rsidRPr="0057151A">
        <w:rPr>
          <w:sz w:val="24"/>
          <w:szCs w:val="24"/>
        </w:rPr>
        <w:t xml:space="preserve">120) = -8.76, </w:t>
      </w:r>
      <w:r w:rsidRPr="0057151A">
        <w:rPr>
          <w:i/>
          <w:sz w:val="24"/>
          <w:szCs w:val="24"/>
        </w:rPr>
        <w:t>p</w:t>
      </w:r>
      <w:r w:rsidRPr="0057151A">
        <w:rPr>
          <w:rFonts w:eastAsia="Gungsuh"/>
          <w:sz w:val="24"/>
          <w:szCs w:val="24"/>
        </w:rPr>
        <w:t xml:space="preserve"> &lt; .001). However, recall that Productive Counters included children who could count to 99 on their own (IHC ≥ 99) and those who could not (IHC &lt; 99). As shown in Fig. </w:t>
      </w:r>
      <w:del w:id="324" w:author="new" w:date="2020-02-26T12:50:00Z">
        <w:r w:rsidR="00B9264A" w:rsidRPr="001C2819">
          <w:rPr>
            <w:rFonts w:hint="eastAsia"/>
            <w:sz w:val="24"/>
            <w:szCs w:val="28"/>
          </w:rPr>
          <w:delText>3</w:delText>
        </w:r>
      </w:del>
      <w:ins w:id="325" w:author="new" w:date="2020-02-26T12:50:00Z">
        <w:r w:rsidRPr="0057151A">
          <w:rPr>
            <w:sz w:val="24"/>
            <w:szCs w:val="24"/>
          </w:rPr>
          <w:t>4</w:t>
        </w:r>
      </w:ins>
      <w:r w:rsidRPr="0057151A">
        <w:rPr>
          <w:rFonts w:eastAsia="Gungsuh"/>
          <w:sz w:val="24"/>
          <w:szCs w:val="24"/>
        </w:rPr>
        <w:t>, Productive Counters with IHC ≥ 99 performed close to ceiling on the Next Number task (</w:t>
      </w:r>
      <w:r w:rsidRPr="0057151A">
        <w:rPr>
          <w:i/>
          <w:sz w:val="24"/>
          <w:szCs w:val="24"/>
        </w:rPr>
        <w:t>M</w:t>
      </w:r>
      <w:r w:rsidRPr="0057151A">
        <w:rPr>
          <w:sz w:val="24"/>
          <w:szCs w:val="24"/>
        </w:rPr>
        <w:t xml:space="preserve"> = 91%, </w:t>
      </w:r>
      <w:r w:rsidRPr="0057151A">
        <w:rPr>
          <w:i/>
          <w:sz w:val="24"/>
          <w:szCs w:val="24"/>
        </w:rPr>
        <w:t>SD</w:t>
      </w:r>
      <w:r w:rsidRPr="0057151A">
        <w:rPr>
          <w:rFonts w:eastAsia="Gungsuh"/>
          <w:sz w:val="24"/>
          <w:szCs w:val="24"/>
        </w:rPr>
        <w:t xml:space="preserve"> = 15%), likely because all the items tested were within their familiar count sequence. To obtain a stronger, more conservative test of our hypothesis that Productive Counters could utilize a decade rule to succeed on this task, we excluded Productive Counters with IHC ≥ 99 from the following analyses.</w:t>
      </w:r>
      <w:r w:rsidRPr="00E03CF1">
        <w:rPr>
          <w:rFonts w:eastAsia="Gungsuh"/>
          <w:sz w:val="24"/>
        </w:rPr>
        <w:t xml:space="preserve"> </w:t>
      </w:r>
      <w:ins w:id="326" w:author="new" w:date="2020-02-26T12:50:00Z">
        <w:r w:rsidRPr="0057151A">
          <w:rPr>
            <w:sz w:val="24"/>
            <w:szCs w:val="24"/>
          </w:rPr>
          <w:t>Additionally, because Productive Counters have higher Initial Highest Count and age than Non-Productive Counters, we deployed a regression strategy to include those two covariates.</w:t>
        </w:r>
        <w:r w:rsidRPr="0057151A">
          <w:rPr>
            <w:color w:val="000000"/>
            <w:sz w:val="24"/>
            <w:szCs w:val="24"/>
          </w:rPr>
          <w:t xml:space="preserve"> </w:t>
        </w:r>
      </w:ins>
    </w:p>
    <w:p w14:paraId="2142A565" w14:textId="19F3EB03" w:rsidR="00614BDE" w:rsidRPr="003743E8" w:rsidRDefault="00E532BA" w:rsidP="00084ED3">
      <w:pPr>
        <w:rPr>
          <w:color w:val="000000"/>
          <w:sz w:val="24"/>
        </w:rPr>
      </w:pPr>
      <w:ins w:id="327" w:author="new" w:date="2020-02-26T12:50:00Z">
        <w:r w:rsidRPr="0057151A">
          <w:rPr>
            <w:sz w:val="24"/>
            <w:szCs w:val="24"/>
          </w:rPr>
          <w:t>Our second analysis thus used a</w:t>
        </w:r>
      </w:ins>
      <w:r w:rsidRPr="003743E8">
        <w:rPr>
          <w:color w:val="000000"/>
          <w:sz w:val="24"/>
        </w:rPr>
        <w:t xml:space="preserve"> mixed effects logistic regression predicting trial-level accuracy from Productivity, Initial Highest Count</w:t>
      </w:r>
      <w:ins w:id="328" w:author="new" w:date="2020-02-26T12:50:00Z">
        <w:r w:rsidRPr="0057151A">
          <w:rPr>
            <w:color w:val="000000"/>
            <w:sz w:val="24"/>
            <w:szCs w:val="24"/>
          </w:rPr>
          <w:t>, age,</w:t>
        </w:r>
      </w:ins>
      <w:r w:rsidRPr="003743E8">
        <w:rPr>
          <w:color w:val="000000"/>
          <w:sz w:val="24"/>
        </w:rPr>
        <w:t xml:space="preserve"> and </w:t>
      </w:r>
      <w:del w:id="329" w:author="new" w:date="2020-02-26T12:50:00Z">
        <w:r w:rsidR="005D4657" w:rsidRPr="001C2819">
          <w:rPr>
            <w:color w:val="000000"/>
            <w:sz w:val="24"/>
          </w:rPr>
          <w:delText>age</w:delText>
        </w:r>
      </w:del>
      <w:ins w:id="330" w:author="new" w:date="2020-02-26T12:50:00Z">
        <w:r w:rsidRPr="0057151A">
          <w:rPr>
            <w:sz w:val="24"/>
            <w:szCs w:val="24"/>
          </w:rPr>
          <w:t>a Productivity by Initial Highest Count interaction</w:t>
        </w:r>
      </w:ins>
      <w:r w:rsidRPr="003743E8">
        <w:rPr>
          <w:color w:val="000000"/>
          <w:sz w:val="24"/>
        </w:rPr>
        <w:t xml:space="preserve"> (with random intercepts for subject and item magnitude</w:t>
      </w:r>
      <w:del w:id="331" w:author="new" w:date="2020-02-26T12:50:00Z">
        <w:r w:rsidR="00FA1D73" w:rsidRPr="001C2819">
          <w:rPr>
            <w:color w:val="000000"/>
            <w:sz w:val="24"/>
          </w:rPr>
          <w:delText>), found that</w:delText>
        </w:r>
        <w:r w:rsidR="005D4657" w:rsidRPr="001C2819">
          <w:rPr>
            <w:color w:val="000000"/>
            <w:sz w:val="24"/>
          </w:rPr>
          <w:delText xml:space="preserve"> </w:delText>
        </w:r>
        <w:r w:rsidR="00FA1D73" w:rsidRPr="001C2819">
          <w:rPr>
            <w:color w:val="000000"/>
            <w:sz w:val="24"/>
          </w:rPr>
          <w:delText>a</w:delText>
        </w:r>
        <w:r w:rsidR="005D4657" w:rsidRPr="001C2819">
          <w:rPr>
            <w:color w:val="000000"/>
            <w:sz w:val="24"/>
          </w:rPr>
          <w:delText>lthough</w:delText>
        </w:r>
      </w:del>
      <w:ins w:id="332" w:author="new" w:date="2020-02-26T12:50:00Z">
        <w:r w:rsidRPr="0057151A">
          <w:rPr>
            <w:color w:val="000000"/>
            <w:sz w:val="24"/>
            <w:szCs w:val="24"/>
          </w:rPr>
          <w:t>)</w:t>
        </w:r>
        <w:r w:rsidRPr="0057151A">
          <w:rPr>
            <w:sz w:val="24"/>
            <w:szCs w:val="24"/>
          </w:rPr>
          <w:t xml:space="preserve">. </w:t>
        </w:r>
        <w:r w:rsidRPr="0057151A">
          <w:rPr>
            <w:color w:val="000000"/>
            <w:sz w:val="24"/>
            <w:szCs w:val="24"/>
          </w:rPr>
          <w:t>Although</w:t>
        </w:r>
      </w:ins>
      <w:r w:rsidRPr="003743E8">
        <w:rPr>
          <w:color w:val="000000"/>
          <w:sz w:val="24"/>
        </w:rPr>
        <w:t xml:space="preserve"> accuracy was twice as high among Productive Counters (IHC&lt;99) (M=56%, SD=26%) compared to Non-</w:t>
      </w:r>
      <w:r w:rsidRPr="003743E8">
        <w:rPr>
          <w:color w:val="000000"/>
          <w:sz w:val="24"/>
        </w:rPr>
        <w:lastRenderedPageBreak/>
        <w:t>Productive Counters (</w:t>
      </w:r>
      <w:r w:rsidRPr="003743E8">
        <w:rPr>
          <w:i/>
          <w:color w:val="000000"/>
          <w:sz w:val="24"/>
        </w:rPr>
        <w:t xml:space="preserve">M </w:t>
      </w:r>
      <w:r w:rsidRPr="003743E8">
        <w:rPr>
          <w:color w:val="000000"/>
          <w:sz w:val="24"/>
        </w:rPr>
        <w:t xml:space="preserve">= 28%, </w:t>
      </w:r>
      <w:r w:rsidRPr="003743E8">
        <w:rPr>
          <w:i/>
          <w:color w:val="000000"/>
          <w:sz w:val="24"/>
        </w:rPr>
        <w:t xml:space="preserve">SD </w:t>
      </w:r>
      <w:r w:rsidRPr="003743E8">
        <w:rPr>
          <w:color w:val="000000"/>
          <w:sz w:val="24"/>
        </w:rPr>
        <w:t>= 26%), this difference did not meet the threshold of statistical significance (</w:t>
      </w:r>
      <w:r w:rsidRPr="00E03CF1">
        <w:rPr>
          <w:i/>
          <w:sz w:val="24"/>
        </w:rPr>
        <w:t xml:space="preserve">β </w:t>
      </w:r>
      <w:r w:rsidRPr="00E03CF1">
        <w:rPr>
          <w:sz w:val="24"/>
        </w:rPr>
        <w:t>= 0.</w:t>
      </w:r>
      <w:r w:rsidRPr="0057151A">
        <w:rPr>
          <w:sz w:val="24"/>
          <w:szCs w:val="24"/>
        </w:rPr>
        <w:t>8</w:t>
      </w:r>
      <w:r w:rsidR="00C80C0E">
        <w:rPr>
          <w:sz w:val="24"/>
          <w:szCs w:val="24"/>
        </w:rPr>
        <w:t>4</w:t>
      </w:r>
      <w:r w:rsidRPr="0057151A">
        <w:rPr>
          <w:sz w:val="24"/>
          <w:szCs w:val="24"/>
        </w:rPr>
        <w:t xml:space="preserve">, </w:t>
      </w:r>
      <w:r w:rsidR="00C80C0E">
        <w:rPr>
          <w:sz w:val="24"/>
          <w:szCs w:val="24"/>
        </w:rPr>
        <w:t>OR=2.31</w:t>
      </w:r>
      <w:r w:rsidR="00C80C0E" w:rsidRPr="00E03CF1">
        <w:rPr>
          <w:sz w:val="24"/>
        </w:rPr>
        <w:t xml:space="preserve">, </w:t>
      </w:r>
      <w:r w:rsidRPr="00E03CF1">
        <w:rPr>
          <w:sz w:val="24"/>
        </w:rPr>
        <w:t>95% CI</w:t>
      </w:r>
      <w:r w:rsidRPr="0057151A">
        <w:rPr>
          <w:sz w:val="24"/>
          <w:szCs w:val="24"/>
        </w:rPr>
        <w:t>= [</w:t>
      </w:r>
      <w:r w:rsidR="00C80C0E" w:rsidRPr="00E03CF1">
        <w:rPr>
          <w:sz w:val="24"/>
        </w:rPr>
        <w:t>1.</w:t>
      </w:r>
      <w:r w:rsidR="00C80C0E">
        <w:rPr>
          <w:sz w:val="24"/>
          <w:szCs w:val="24"/>
        </w:rPr>
        <w:t>01</w:t>
      </w:r>
      <w:r w:rsidRPr="0057151A">
        <w:rPr>
          <w:sz w:val="24"/>
          <w:szCs w:val="24"/>
        </w:rPr>
        <w:t xml:space="preserve">, </w:t>
      </w:r>
      <w:r w:rsidR="00C80C0E">
        <w:rPr>
          <w:sz w:val="24"/>
          <w:szCs w:val="24"/>
        </w:rPr>
        <w:t>5.30</w:t>
      </w:r>
      <w:r w:rsidRPr="00E03CF1">
        <w:rPr>
          <w:sz w:val="24"/>
        </w:rPr>
        <w:t xml:space="preserve">], </w:t>
      </w:r>
      <w:r w:rsidRPr="00E03CF1">
        <w:rPr>
          <w:rFonts w:ascii="Cambria Math" w:eastAsia="Cambria Math" w:hAnsi="Cambria Math"/>
          <w:color w:val="222222"/>
          <w:sz w:val="24"/>
          <w:highlight w:val="white"/>
        </w:rPr>
        <w:t>𝛘</w:t>
      </w:r>
      <w:r w:rsidRPr="00E03CF1">
        <w:rPr>
          <w:color w:val="222222"/>
          <w:sz w:val="24"/>
          <w:highlight w:val="white"/>
          <w:vertAlign w:val="superscript"/>
        </w:rPr>
        <w:t>2</w:t>
      </w:r>
      <w:r w:rsidRPr="00E03CF1">
        <w:rPr>
          <w:sz w:val="24"/>
        </w:rPr>
        <w:t>(1) = 3.</w:t>
      </w:r>
      <w:r w:rsidRPr="0057151A">
        <w:rPr>
          <w:sz w:val="24"/>
          <w:szCs w:val="24"/>
        </w:rPr>
        <w:t>00</w:t>
      </w:r>
      <w:r w:rsidRPr="00E03CF1">
        <w:rPr>
          <w:sz w:val="24"/>
        </w:rPr>
        <w:t xml:space="preserve">, </w:t>
      </w:r>
      <w:r w:rsidRPr="00E03CF1">
        <w:rPr>
          <w:i/>
          <w:sz w:val="24"/>
        </w:rPr>
        <w:t>p</w:t>
      </w:r>
      <w:r w:rsidRPr="00E03CF1">
        <w:rPr>
          <w:sz w:val="24"/>
        </w:rPr>
        <w:t xml:space="preserve"> = .08</w:t>
      </w:r>
      <w:r w:rsidRPr="003743E8">
        <w:rPr>
          <w:color w:val="000000"/>
          <w:sz w:val="24"/>
        </w:rPr>
        <w:t xml:space="preserve">), though there was </w:t>
      </w:r>
      <w:r w:rsidR="006B60D0" w:rsidRPr="0057151A">
        <w:rPr>
          <w:noProof/>
          <w:sz w:val="24"/>
          <w:szCs w:val="24"/>
        </w:rPr>
        <mc:AlternateContent>
          <mc:Choice Requires="wpg">
            <w:drawing>
              <wp:anchor distT="0" distB="0" distL="114300" distR="114300" simplePos="0" relativeHeight="251675648" behindDoc="0" locked="0" layoutInCell="1" allowOverlap="1" wp14:anchorId="654A01CB" wp14:editId="5931CCA3">
                <wp:simplePos x="0" y="0"/>
                <wp:positionH relativeFrom="margin">
                  <wp:align>center</wp:align>
                </wp:positionH>
                <wp:positionV relativeFrom="margin">
                  <wp:align>top</wp:align>
                </wp:positionV>
                <wp:extent cx="5943600" cy="3662049"/>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943600" cy="3662049"/>
                          <a:chOff x="0" y="0"/>
                          <a:chExt cx="5943600" cy="3662049"/>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30" name="Text Box 30"/>
                        <wps:cNvSpPr txBox="1"/>
                        <wps:spPr>
                          <a:xfrm>
                            <a:off x="0" y="3030859"/>
                            <a:ext cx="5943600" cy="631190"/>
                          </a:xfrm>
                          <a:prstGeom prst="rect">
                            <a:avLst/>
                          </a:prstGeom>
                          <a:solidFill>
                            <a:prstClr val="white"/>
                          </a:solidFill>
                          <a:ln>
                            <a:noFill/>
                          </a:ln>
                        </wps:spPr>
                        <wps:txbx>
                          <w:txbxContent>
                            <w:p w14:paraId="6FD7454A" w14:textId="05E0D799" w:rsidR="00E03CF1" w:rsidRPr="00084ED3" w:rsidRDefault="00E03CF1"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 xml:space="preserve">Average proportion </w:t>
                              </w:r>
                              <w:r w:rsidRPr="00084ED3">
                                <w:rPr>
                                  <w:i w:val="0"/>
                                  <w:iCs w:val="0"/>
                                  <w:color w:val="auto"/>
                                  <w:sz w:val="22"/>
                                  <w:szCs w:val="22"/>
                                </w:rPr>
                                <w:t>of correct response on Next Number task by item and Decade Productivity status. Error bars indicate standard error about the mean.</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654A01CB" id="Group 31" o:spid="_x0000_s1035" style="position:absolute;left:0;text-align:left;margin-left:0;margin-top:0;width:468pt;height:288.35pt;z-index:251675648;mso-position-horizontal:center;mso-position-horizontal-relative:margin;mso-position-vertical:top;mso-position-vertical-relative:margin" coordsize="59436,36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">
                <v:shape id="Picture 29" o:spid="_x0000_s1036"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">
                  <v:imagedata r:id="rId16" o:title=""/>
                </v:shape>
                <v:shape id="Text Box 30" o:spid="_x0000_s1037" type="#_x0000_t202" style="position:absolute;top:30308;width:59436;height:6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" stroked="f">
                  <v:textbox style="mso-fit-shape-to-text:t" inset="0,0,0,14.4pt">
                    <w:txbxContent>
                      <w:p w14:paraId="6FD7454A" w14:textId="05E0D799" w:rsidR="00E03CF1" w:rsidRPr="00084ED3" w:rsidRDefault="00E03CF1"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 xml:space="preserve">Average proportion </w:t>
                        </w:r>
                        <w:r w:rsidRPr="00084ED3">
                          <w:rPr>
                            <w:i w:val="0"/>
                            <w:iCs w:val="0"/>
                            <w:color w:val="auto"/>
                            <w:sz w:val="22"/>
                            <w:szCs w:val="22"/>
                          </w:rPr>
                          <w:t>of correct response on Next Number task by item and Decade Productivity status. Error bars indicate standard error about the mean.</w:t>
                        </w:r>
                      </w:p>
                    </w:txbxContent>
                  </v:textbox>
                </v:shape>
                <w10:wrap type="square" anchorx="margin" anchory="margin"/>
              </v:group>
            </w:pict>
          </mc:Fallback>
        </mc:AlternateContent>
      </w:r>
      <w:r w:rsidRPr="003743E8">
        <w:rPr>
          <w:color w:val="000000"/>
          <w:sz w:val="24"/>
        </w:rPr>
        <w:t>a significant effect of Initial Highest Count (</w:t>
      </w:r>
      <w:r w:rsidRPr="00E03CF1">
        <w:rPr>
          <w:i/>
          <w:sz w:val="24"/>
        </w:rPr>
        <w:t xml:space="preserve">β </w:t>
      </w:r>
      <w:r w:rsidRPr="00E03CF1">
        <w:rPr>
          <w:sz w:val="24"/>
        </w:rPr>
        <w:t>= 0.</w:t>
      </w:r>
      <w:r w:rsidRPr="0057151A">
        <w:rPr>
          <w:sz w:val="24"/>
          <w:szCs w:val="24"/>
        </w:rPr>
        <w:t>90,</w:t>
      </w:r>
      <w:r w:rsidR="00C80C0E">
        <w:rPr>
          <w:sz w:val="24"/>
          <w:szCs w:val="24"/>
        </w:rPr>
        <w:t xml:space="preserve"> OR=2.47</w:t>
      </w:r>
      <w:r w:rsidR="00C80C0E" w:rsidRPr="00E03CF1">
        <w:rPr>
          <w:sz w:val="24"/>
        </w:rPr>
        <w:t>,</w:t>
      </w:r>
      <w:r w:rsidRPr="00E03CF1">
        <w:rPr>
          <w:sz w:val="24"/>
        </w:rPr>
        <w:t xml:space="preserve"> 95% CI</w:t>
      </w:r>
      <w:r w:rsidRPr="0057151A">
        <w:rPr>
          <w:sz w:val="24"/>
          <w:szCs w:val="24"/>
        </w:rPr>
        <w:t>= [</w:t>
      </w:r>
      <w:r w:rsidR="00C80C0E" w:rsidRPr="00E03CF1">
        <w:rPr>
          <w:sz w:val="24"/>
        </w:rPr>
        <w:t>1.</w:t>
      </w:r>
      <w:r w:rsidR="00C80C0E">
        <w:rPr>
          <w:sz w:val="24"/>
          <w:szCs w:val="24"/>
        </w:rPr>
        <w:t>61, 3.78</w:t>
      </w:r>
      <w:r w:rsidRPr="00E03CF1">
        <w:rPr>
          <w:sz w:val="24"/>
        </w:rPr>
        <w:t>]</w:t>
      </w:r>
      <w:r w:rsidRPr="003743E8">
        <w:rPr>
          <w:color w:val="000000"/>
          <w:sz w:val="24"/>
        </w:rPr>
        <w:t xml:space="preserve">, </w:t>
      </w:r>
      <w:r w:rsidRPr="00E03CF1">
        <w:rPr>
          <w:rFonts w:ascii="Cambria Math" w:eastAsia="Cambria Math" w:hAnsi="Cambria Math"/>
          <w:color w:val="222222"/>
          <w:sz w:val="24"/>
          <w:highlight w:val="white"/>
        </w:rPr>
        <w:t>𝛘</w:t>
      </w:r>
      <w:r w:rsidRPr="00E03CF1">
        <w:rPr>
          <w:color w:val="222222"/>
          <w:sz w:val="24"/>
          <w:highlight w:val="white"/>
          <w:vertAlign w:val="superscript"/>
        </w:rPr>
        <w:t>2</w:t>
      </w:r>
      <w:r w:rsidRPr="003743E8">
        <w:rPr>
          <w:color w:val="000000"/>
          <w:sz w:val="24"/>
        </w:rPr>
        <w:t>(1) = 14.</w:t>
      </w:r>
      <w:r w:rsidRPr="0057151A">
        <w:rPr>
          <w:sz w:val="24"/>
          <w:szCs w:val="24"/>
        </w:rPr>
        <w:t>9</w:t>
      </w:r>
      <w:r w:rsidRPr="003743E8">
        <w:rPr>
          <w:color w:val="000000"/>
          <w:sz w:val="24"/>
        </w:rPr>
        <w:t xml:space="preserve">, </w:t>
      </w:r>
      <w:r w:rsidRPr="003743E8">
        <w:rPr>
          <w:i/>
          <w:color w:val="000000"/>
          <w:sz w:val="24"/>
        </w:rPr>
        <w:t>p</w:t>
      </w:r>
      <w:r w:rsidRPr="003743E8">
        <w:rPr>
          <w:color w:val="000000"/>
          <w:sz w:val="24"/>
        </w:rPr>
        <w:t xml:space="preserve"> &lt; .001). Age was also not a significant predictor (</w:t>
      </w:r>
      <w:r w:rsidRPr="00E03CF1">
        <w:rPr>
          <w:rFonts w:ascii="Cambria Math" w:eastAsia="Cambria Math" w:hAnsi="Cambria Math"/>
          <w:color w:val="222222"/>
          <w:sz w:val="24"/>
          <w:highlight w:val="white"/>
        </w:rPr>
        <w:t>𝛘</w:t>
      </w:r>
      <w:r w:rsidRPr="00E03CF1">
        <w:rPr>
          <w:color w:val="222222"/>
          <w:sz w:val="24"/>
          <w:highlight w:val="white"/>
          <w:vertAlign w:val="superscript"/>
        </w:rPr>
        <w:t>2</w:t>
      </w:r>
      <w:r w:rsidRPr="003743E8">
        <w:rPr>
          <w:color w:val="000000"/>
          <w:sz w:val="24"/>
        </w:rPr>
        <w:t xml:space="preserve">(1) = </w:t>
      </w:r>
      <w:r w:rsidRPr="0057151A">
        <w:rPr>
          <w:sz w:val="24"/>
          <w:szCs w:val="24"/>
        </w:rPr>
        <w:t>.0001</w:t>
      </w:r>
      <w:r w:rsidRPr="00E03CF1">
        <w:rPr>
          <w:sz w:val="24"/>
        </w:rPr>
        <w:t xml:space="preserve">, </w:t>
      </w:r>
      <w:r w:rsidRPr="00E03CF1">
        <w:rPr>
          <w:i/>
          <w:sz w:val="24"/>
        </w:rPr>
        <w:t xml:space="preserve">p </w:t>
      </w:r>
      <w:r w:rsidRPr="00E03CF1">
        <w:rPr>
          <w:sz w:val="24"/>
        </w:rPr>
        <w:t xml:space="preserve">= </w:t>
      </w:r>
      <w:r w:rsidRPr="0057151A">
        <w:rPr>
          <w:sz w:val="24"/>
          <w:szCs w:val="24"/>
        </w:rPr>
        <w:t xml:space="preserve">.99). </w:t>
      </w:r>
      <w:ins w:id="333" w:author="new" w:date="2020-02-26T12:50:00Z">
        <w:r w:rsidRPr="0057151A">
          <w:rPr>
            <w:color w:val="000000"/>
            <w:sz w:val="24"/>
            <w:szCs w:val="24"/>
          </w:rPr>
          <w:t>However, these effects are qu</w:t>
        </w:r>
        <w:r w:rsidRPr="0057151A">
          <w:rPr>
            <w:sz w:val="24"/>
            <w:szCs w:val="24"/>
          </w:rPr>
          <w:t>alified by a significant Productivity by Initial Highest Count interaction (</w:t>
        </w:r>
        <w:r w:rsidRPr="0057151A">
          <w:rPr>
            <w:i/>
            <w:sz w:val="24"/>
            <w:szCs w:val="24"/>
          </w:rPr>
          <w:t xml:space="preserve">β </w:t>
        </w:r>
        <w:r w:rsidRPr="0057151A">
          <w:rPr>
            <w:sz w:val="24"/>
            <w:szCs w:val="24"/>
          </w:rPr>
          <w:t>= -</w:t>
        </w:r>
      </w:ins>
      <w:r w:rsidRPr="003F14A8">
        <w:rPr>
          <w:sz w:val="24"/>
        </w:rPr>
        <w:t>1</w:t>
      </w:r>
      <w:del w:id="334" w:author="new" w:date="2020-02-26T12:50:00Z">
        <w:r w:rsidR="00B942AB" w:rsidRPr="001C2819">
          <w:rPr>
            <w:color w:val="000000"/>
            <w:sz w:val="24"/>
          </w:rPr>
          <w:delText>)</w:delText>
        </w:r>
        <w:r w:rsidR="000208C4" w:rsidRPr="001C2819">
          <w:rPr>
            <w:color w:val="000000"/>
            <w:sz w:val="24"/>
          </w:rPr>
          <w:delText>.</w:delText>
        </w:r>
        <w:r w:rsidR="00271C1B" w:rsidRPr="001C2819">
          <w:rPr>
            <w:rStyle w:val="FootnoteReference"/>
            <w:sz w:val="24"/>
            <w:szCs w:val="28"/>
          </w:rPr>
          <w:delText xml:space="preserve"> </w:delText>
        </w:r>
      </w:del>
      <w:ins w:id="335" w:author="new" w:date="2020-02-26T12:50:00Z">
        <w:r w:rsidRPr="0057151A">
          <w:rPr>
            <w:sz w:val="24"/>
            <w:szCs w:val="24"/>
          </w:rPr>
          <w:t xml:space="preserve">.07, </w:t>
        </w:r>
        <w:r w:rsidR="00C80C0E">
          <w:rPr>
            <w:sz w:val="24"/>
            <w:szCs w:val="24"/>
          </w:rPr>
          <w:t xml:space="preserve">OR=.34, </w:t>
        </w:r>
        <w:r w:rsidRPr="0057151A">
          <w:rPr>
            <w:sz w:val="24"/>
            <w:szCs w:val="24"/>
          </w:rPr>
          <w:t>95% CI= [</w:t>
        </w:r>
        <w:r w:rsidR="00C80C0E">
          <w:rPr>
            <w:sz w:val="24"/>
            <w:szCs w:val="24"/>
          </w:rPr>
          <w:t>.16, .76</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7.01, </w:t>
        </w:r>
        <w:r w:rsidRPr="0057151A">
          <w:rPr>
            <w:i/>
            <w:sz w:val="24"/>
            <w:szCs w:val="24"/>
          </w:rPr>
          <w:t>p</w:t>
        </w:r>
        <w:r w:rsidRPr="0057151A">
          <w:rPr>
            <w:sz w:val="24"/>
            <w:szCs w:val="24"/>
          </w:rPr>
          <w:t xml:space="preserve"> = .008). Inspection of simple slopes within Productivity group found that while Initial Highest Count positively predicted accuracy among Non-Productive Counters (</w:t>
        </w:r>
        <w:r w:rsidRPr="0057151A">
          <w:rPr>
            <w:i/>
            <w:sz w:val="24"/>
            <w:szCs w:val="24"/>
          </w:rPr>
          <w:t xml:space="preserve">β </w:t>
        </w:r>
        <w:r w:rsidRPr="0057151A">
          <w:rPr>
            <w:sz w:val="24"/>
            <w:szCs w:val="24"/>
          </w:rPr>
          <w:t>= 1.39, OR=4.01, 95% CI= [2.22, 7.24]), there was no effect for Productive Counters (</w:t>
        </w:r>
        <w:r w:rsidRPr="0057151A">
          <w:rPr>
            <w:i/>
            <w:sz w:val="24"/>
            <w:szCs w:val="24"/>
          </w:rPr>
          <w:t xml:space="preserve">β </w:t>
        </w:r>
        <w:r w:rsidRPr="0057151A">
          <w:rPr>
            <w:sz w:val="24"/>
            <w:szCs w:val="24"/>
          </w:rPr>
          <w:t>= 0.32, OR=1.38, 95% CI= [0.78, 2.43]).</w:t>
        </w:r>
      </w:ins>
      <w:r w:rsidRPr="003F14A8">
        <w:rPr>
          <w:sz w:val="24"/>
          <w:vertAlign w:val="superscript"/>
        </w:rPr>
        <w:footnoteReference w:id="8"/>
      </w:r>
    </w:p>
    <w:p w14:paraId="14CFC8F8" w14:textId="7795E865" w:rsidR="00614BDE" w:rsidRPr="00E03CF1" w:rsidRDefault="00E532BA">
      <w:r w:rsidRPr="0057151A">
        <w:rPr>
          <w:sz w:val="24"/>
          <w:szCs w:val="24"/>
        </w:rPr>
        <w:lastRenderedPageBreak/>
        <w:t xml:space="preserve">This </w:t>
      </w:r>
      <w:del w:id="336" w:author="new" w:date="2020-02-26T12:50:00Z">
        <w:r w:rsidR="00FA1D73" w:rsidRPr="001C2819">
          <w:rPr>
            <w:sz w:val="24"/>
            <w:szCs w:val="28"/>
          </w:rPr>
          <w:delText>first</w:delText>
        </w:r>
      </w:del>
      <w:ins w:id="337" w:author="new" w:date="2020-02-26T12:50:00Z">
        <w:r w:rsidRPr="0057151A">
          <w:rPr>
            <w:sz w:val="24"/>
            <w:szCs w:val="24"/>
          </w:rPr>
          <w:t>second</w:t>
        </w:r>
      </w:ins>
      <w:r w:rsidRPr="0057151A">
        <w:rPr>
          <w:sz w:val="24"/>
          <w:szCs w:val="24"/>
        </w:rPr>
        <w:t xml:space="preserve"> analysis suggests the Next Number task and children’s ability to count-up from counting errors (i.e., our Productivity classification), capture different aspects of counting knowledge. Whereas Initial Highest Count was a strong predictor of Next Number performance </w:t>
      </w:r>
      <w:del w:id="338" w:author="new" w:date="2020-02-26T12:50:00Z">
        <w:r w:rsidR="000208C4" w:rsidRPr="001C2819">
          <w:rPr>
            <w:sz w:val="24"/>
            <w:szCs w:val="28"/>
          </w:rPr>
          <w:delText>in this dataset, our Productivity classification found that children with</w:delText>
        </w:r>
      </w:del>
      <w:ins w:id="339" w:author="new" w:date="2020-02-26T12:50:00Z">
        <w:r w:rsidRPr="0057151A">
          <w:rPr>
            <w:sz w:val="24"/>
            <w:szCs w:val="24"/>
          </w:rPr>
          <w:t>for Non-Productive Counters, it was not related to accuracy for Productive Counters. This was not because Productive Counters had</w:t>
        </w:r>
      </w:ins>
      <w:r w:rsidRPr="0057151A">
        <w:rPr>
          <w:sz w:val="24"/>
          <w:szCs w:val="24"/>
        </w:rPr>
        <w:t xml:space="preserve"> a </w:t>
      </w:r>
      <w:del w:id="340" w:author="new" w:date="2020-02-26T12:50:00Z">
        <w:r w:rsidR="000208C4" w:rsidRPr="001C2819">
          <w:rPr>
            <w:sz w:val="24"/>
            <w:szCs w:val="28"/>
          </w:rPr>
          <w:delText>variety</w:delText>
        </w:r>
      </w:del>
      <w:ins w:id="341" w:author="new" w:date="2020-02-26T12:50:00Z">
        <w:r w:rsidRPr="0057151A">
          <w:rPr>
            <w:sz w:val="24"/>
            <w:szCs w:val="24"/>
          </w:rPr>
          <w:t>limited range</w:t>
        </w:r>
      </w:ins>
      <w:r w:rsidRPr="0057151A">
        <w:rPr>
          <w:sz w:val="24"/>
          <w:szCs w:val="24"/>
        </w:rPr>
        <w:t xml:space="preserve"> of </w:t>
      </w:r>
      <w:del w:id="342" w:author="new" w:date="2020-02-26T12:50:00Z">
        <w:r w:rsidR="000208C4" w:rsidRPr="001C2819">
          <w:rPr>
            <w:sz w:val="24"/>
            <w:szCs w:val="28"/>
          </w:rPr>
          <w:delText>initial highest counts</w:delText>
        </w:r>
      </w:del>
      <w:ins w:id="343" w:author="new" w:date="2020-02-26T12:50:00Z">
        <w:r w:rsidRPr="0057151A">
          <w:rPr>
            <w:sz w:val="24"/>
            <w:szCs w:val="24"/>
          </w:rPr>
          <w:t>Initial Highest Counts (indeed, some</w:t>
        </w:r>
      </w:ins>
      <w:r w:rsidRPr="0057151A">
        <w:rPr>
          <w:sz w:val="24"/>
          <w:szCs w:val="24"/>
        </w:rPr>
        <w:t xml:space="preserve"> were </w:t>
      </w:r>
      <w:del w:id="344" w:author="new" w:date="2020-02-26T12:50:00Z">
        <w:r w:rsidR="000208C4" w:rsidRPr="001C2819">
          <w:rPr>
            <w:sz w:val="24"/>
            <w:szCs w:val="28"/>
          </w:rPr>
          <w:delText>productive. Why might this be? One</w:delText>
        </w:r>
      </w:del>
      <w:ins w:id="345" w:author="new" w:date="2020-02-26T12:50:00Z">
        <w:r w:rsidRPr="0057151A">
          <w:rPr>
            <w:sz w:val="24"/>
            <w:szCs w:val="24"/>
          </w:rPr>
          <w:t>as low as 29)</w:t>
        </w:r>
        <w:r w:rsidR="00C60F00" w:rsidRPr="0057151A">
          <w:rPr>
            <w:sz w:val="24"/>
            <w:szCs w:val="24"/>
          </w:rPr>
          <w:t xml:space="preserve">. </w:t>
        </w:r>
        <w:r w:rsidRPr="0057151A">
          <w:rPr>
            <w:sz w:val="24"/>
            <w:szCs w:val="24"/>
          </w:rPr>
          <w:t>Instead, one</w:t>
        </w:r>
      </w:ins>
      <w:r w:rsidRPr="0057151A">
        <w:rPr>
          <w:sz w:val="24"/>
          <w:szCs w:val="24"/>
        </w:rPr>
        <w:t xml:space="preserve"> likely reason is that </w:t>
      </w:r>
      <w:del w:id="346" w:author="new" w:date="2020-02-26T12:50:00Z">
        <w:r w:rsidR="000208C4" w:rsidRPr="001C2819">
          <w:rPr>
            <w:sz w:val="24"/>
            <w:szCs w:val="28"/>
          </w:rPr>
          <w:delText xml:space="preserve">a child’s score </w:delText>
        </w:r>
      </w:del>
      <w:ins w:id="347" w:author="new" w:date="2020-02-26T12:50:00Z">
        <w:r w:rsidRPr="0057151A">
          <w:rPr>
            <w:sz w:val="24"/>
            <w:szCs w:val="24"/>
          </w:rPr>
          <w:t xml:space="preserve">the Next Number and Productivity measures reflect performance </w:t>
        </w:r>
      </w:ins>
      <w:r w:rsidRPr="0057151A">
        <w:rPr>
          <w:sz w:val="24"/>
          <w:szCs w:val="24"/>
        </w:rPr>
        <w:t xml:space="preserve">on </w:t>
      </w:r>
      <w:ins w:id="348" w:author="new" w:date="2020-02-26T12:50:00Z">
        <w:r w:rsidRPr="0057151A">
          <w:rPr>
            <w:sz w:val="24"/>
            <w:szCs w:val="24"/>
          </w:rPr>
          <w:t xml:space="preserve">different ranges of the count sequence. Specifically, </w:t>
        </w:r>
      </w:ins>
      <w:r w:rsidRPr="0057151A">
        <w:rPr>
          <w:sz w:val="24"/>
          <w:szCs w:val="24"/>
        </w:rPr>
        <w:t xml:space="preserve">the Next Number task </w:t>
      </w:r>
      <w:del w:id="349" w:author="new" w:date="2020-02-26T12:50:00Z">
        <w:r w:rsidR="000208C4" w:rsidRPr="001C2819">
          <w:rPr>
            <w:sz w:val="24"/>
            <w:szCs w:val="28"/>
          </w:rPr>
          <w:delText xml:space="preserve">reflected their performance for </w:delText>
        </w:r>
      </w:del>
      <w:ins w:id="350" w:author="new" w:date="2020-02-26T12:50:00Z">
        <w:r w:rsidRPr="0057151A">
          <w:rPr>
            <w:sz w:val="24"/>
            <w:szCs w:val="24"/>
          </w:rPr>
          <w:t xml:space="preserve">tests knowledge on </w:t>
        </w:r>
      </w:ins>
      <w:r w:rsidRPr="0057151A">
        <w:rPr>
          <w:sz w:val="24"/>
          <w:szCs w:val="24"/>
        </w:rPr>
        <w:t>both small and large numbers</w:t>
      </w:r>
      <w:del w:id="351" w:author="new" w:date="2020-02-26T12:50:00Z">
        <w:r w:rsidR="000208C4" w:rsidRPr="001C2819">
          <w:rPr>
            <w:sz w:val="24"/>
            <w:szCs w:val="28"/>
          </w:rPr>
          <w:delText>,</w:delText>
        </w:r>
      </w:del>
      <w:ins w:id="352" w:author="new" w:date="2020-02-26T12:50:00Z">
        <w:r w:rsidRPr="0057151A">
          <w:rPr>
            <w:sz w:val="24"/>
            <w:szCs w:val="24"/>
          </w:rPr>
          <w:t xml:space="preserve"> (e.g., from 23 to 86),</w:t>
        </w:r>
      </w:ins>
      <w:r w:rsidRPr="0057151A">
        <w:rPr>
          <w:sz w:val="24"/>
          <w:szCs w:val="24"/>
        </w:rPr>
        <w:t xml:space="preserve"> whereas to be classified as Productive, a child might be tested with only relatively small numbers</w:t>
      </w:r>
      <w:del w:id="353" w:author="new" w:date="2020-02-26T12:50:00Z">
        <w:r w:rsidR="000208C4" w:rsidRPr="001C2819">
          <w:rPr>
            <w:sz w:val="24"/>
            <w:szCs w:val="28"/>
          </w:rPr>
          <w:delText>.</w:delText>
        </w:r>
      </w:del>
      <w:ins w:id="354" w:author="new" w:date="2020-02-26T12:50:00Z">
        <w:r w:rsidRPr="0057151A">
          <w:rPr>
            <w:sz w:val="24"/>
            <w:szCs w:val="24"/>
          </w:rPr>
          <w:t xml:space="preserve"> (e.g., counting up to 49 from an initial error on 29, see Fig. 3).</w:t>
        </w:r>
      </w:ins>
      <w:r w:rsidRPr="0057151A">
        <w:rPr>
          <w:sz w:val="24"/>
          <w:szCs w:val="24"/>
        </w:rPr>
        <w:t xml:space="preserve"> Also, the Next Number task may place greater working memory demands on children – since it requires counting up from arbitrary points in the count list – potentially making a more strongly routinized count list more valuable, requiring less working memory resources for the retrieval of numbers. </w:t>
      </w:r>
    </w:p>
    <w:p w14:paraId="025D8B31" w14:textId="55C11553" w:rsidR="00614BDE" w:rsidRPr="0057151A" w:rsidRDefault="00E532BA">
      <w:pPr>
        <w:rPr>
          <w:sz w:val="24"/>
          <w:szCs w:val="24"/>
        </w:rPr>
      </w:pPr>
      <w:r w:rsidRPr="0057151A">
        <w:rPr>
          <w:sz w:val="24"/>
          <w:szCs w:val="24"/>
        </w:rPr>
        <w:t xml:space="preserve">We further explored how the two tasks are related by conducting a </w:t>
      </w:r>
      <w:r w:rsidRPr="0057151A">
        <w:rPr>
          <w:i/>
          <w:sz w:val="24"/>
          <w:szCs w:val="24"/>
        </w:rPr>
        <w:t>post-hoc</w:t>
      </w:r>
      <w:r w:rsidRPr="0057151A">
        <w:rPr>
          <w:sz w:val="24"/>
          <w:szCs w:val="24"/>
        </w:rPr>
        <w:t xml:space="preserve"> analysis testing whether Productive Counters (IHC&lt;99) show a selective advantage on the Next Number task for Mid-Decade items, where a productive decade rule (“</w:t>
      </w:r>
      <w:r w:rsidRPr="0057151A">
        <w:rPr>
          <w:i/>
          <w:sz w:val="24"/>
          <w:szCs w:val="24"/>
        </w:rPr>
        <w:t>N</w:t>
      </w:r>
      <w:r w:rsidRPr="0057151A">
        <w:rPr>
          <w:sz w:val="24"/>
          <w:szCs w:val="24"/>
        </w:rPr>
        <w:t xml:space="preserve">-ty-one, </w:t>
      </w:r>
      <w:r w:rsidRPr="0057151A">
        <w:rPr>
          <w:i/>
          <w:sz w:val="24"/>
          <w:szCs w:val="24"/>
        </w:rPr>
        <w:t>N</w:t>
      </w:r>
      <w:r w:rsidRPr="0057151A">
        <w:rPr>
          <w:sz w:val="24"/>
          <w:szCs w:val="24"/>
        </w:rPr>
        <w:t xml:space="preserve">-ty-two, …”) would be most beneficial, compared to decade transitions, where this rule would be less beneficial. </w:t>
      </w:r>
      <w:del w:id="355" w:author="new" w:date="2020-02-26T12:50:00Z">
        <w:r w:rsidR="00A776AF" w:rsidRPr="001C2819">
          <w:rPr>
            <w:sz w:val="24"/>
          </w:rPr>
          <w:delText>This analysis found that</w:delText>
        </w:r>
        <w:r w:rsidR="00A71204" w:rsidRPr="001C2819">
          <w:rPr>
            <w:sz w:val="24"/>
          </w:rPr>
          <w:delText xml:space="preserve"> </w:delText>
        </w:r>
        <w:r w:rsidR="00A776AF" w:rsidRPr="001C2819">
          <w:rPr>
            <w:sz w:val="24"/>
          </w:rPr>
          <w:delText>a</w:delText>
        </w:r>
        <w:r w:rsidR="005E3DC4" w:rsidRPr="001C2819">
          <w:rPr>
            <w:sz w:val="24"/>
          </w:rPr>
          <w:delText xml:space="preserve">ll participants </w:delText>
        </w:r>
        <w:r w:rsidR="00A776AF" w:rsidRPr="001C2819">
          <w:rPr>
            <w:sz w:val="24"/>
          </w:rPr>
          <w:delText xml:space="preserve">performed better on </w:delText>
        </w:r>
      </w:del>
      <w:ins w:id="356" w:author="new" w:date="2020-02-26T12:50:00Z">
        <w:r w:rsidRPr="0057151A">
          <w:rPr>
            <w:sz w:val="24"/>
            <w:szCs w:val="24"/>
          </w:rPr>
          <w:t>Including this Item Type variable (</w:t>
        </w:r>
      </w:ins>
      <w:r w:rsidRPr="0057151A">
        <w:rPr>
          <w:sz w:val="24"/>
          <w:szCs w:val="24"/>
        </w:rPr>
        <w:t xml:space="preserve">Mid-Decade </w:t>
      </w:r>
      <w:del w:id="357" w:author="new" w:date="2020-02-26T12:50:00Z">
        <w:r w:rsidR="003F3B5A" w:rsidRPr="001C2819">
          <w:rPr>
            <w:sz w:val="24"/>
          </w:rPr>
          <w:delText xml:space="preserve">items (e.g., 23) than </w:delText>
        </w:r>
        <w:r w:rsidR="00A776AF" w:rsidRPr="001C2819">
          <w:rPr>
            <w:sz w:val="24"/>
          </w:rPr>
          <w:delText>on</w:delText>
        </w:r>
      </w:del>
      <w:ins w:id="358" w:author="new" w:date="2020-02-26T12:50:00Z">
        <w:r w:rsidRPr="0057151A">
          <w:rPr>
            <w:sz w:val="24"/>
            <w:szCs w:val="24"/>
          </w:rPr>
          <w:t>or</w:t>
        </w:r>
      </w:ins>
      <w:r w:rsidRPr="0057151A">
        <w:rPr>
          <w:sz w:val="24"/>
          <w:szCs w:val="24"/>
        </w:rPr>
        <w:t xml:space="preserve"> Decade Transition</w:t>
      </w:r>
      <w:del w:id="359" w:author="new" w:date="2020-02-26T12:50:00Z">
        <w:r w:rsidR="003F3B5A" w:rsidRPr="001C2819">
          <w:rPr>
            <w:sz w:val="24"/>
          </w:rPr>
          <w:delText xml:space="preserve"> items (e.g., 29, see Fig</w:delText>
        </w:r>
        <w:r w:rsidR="00CE16DD">
          <w:rPr>
            <w:sz w:val="24"/>
          </w:rPr>
          <w:delText>.</w:delText>
        </w:r>
        <w:r w:rsidR="003F3B5A" w:rsidRPr="001C2819">
          <w:rPr>
            <w:sz w:val="24"/>
          </w:rPr>
          <w:delText xml:space="preserve"> 3). There was </w:delText>
        </w:r>
      </w:del>
      <w:ins w:id="360" w:author="new" w:date="2020-02-26T12:50:00Z">
        <w:r w:rsidRPr="0057151A">
          <w:rPr>
            <w:sz w:val="24"/>
            <w:szCs w:val="24"/>
          </w:rPr>
          <w:t>) significantly improved model fit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12.4, </w:t>
        </w:r>
        <w:r w:rsidRPr="0057151A">
          <w:rPr>
            <w:i/>
            <w:sz w:val="24"/>
            <w:szCs w:val="24"/>
          </w:rPr>
          <w:t>p</w:t>
        </w:r>
        <w:r w:rsidRPr="0057151A">
          <w:rPr>
            <w:sz w:val="24"/>
            <w:szCs w:val="24"/>
          </w:rPr>
          <w:t xml:space="preserve"> &lt; .001). This </w:t>
        </w:r>
      </w:ins>
      <w:r w:rsidR="00623177">
        <w:rPr>
          <w:sz w:val="24"/>
          <w:szCs w:val="24"/>
        </w:rPr>
        <w:t>model</w:t>
      </w:r>
      <w:r w:rsidR="005F60EE">
        <w:rPr>
          <w:sz w:val="24"/>
          <w:szCs w:val="24"/>
        </w:rPr>
        <w:t xml:space="preserve"> found </w:t>
      </w:r>
      <w:r w:rsidRPr="0057151A">
        <w:rPr>
          <w:sz w:val="24"/>
          <w:szCs w:val="24"/>
        </w:rPr>
        <w:t>a significant main effect of Item Type (</w:t>
      </w:r>
      <w:r w:rsidRPr="0057151A">
        <w:rPr>
          <w:i/>
          <w:sz w:val="24"/>
          <w:szCs w:val="24"/>
        </w:rPr>
        <w:t xml:space="preserve">β </w:t>
      </w:r>
      <w:r w:rsidRPr="0057151A">
        <w:rPr>
          <w:sz w:val="24"/>
          <w:szCs w:val="24"/>
        </w:rPr>
        <w:t>= 2.</w:t>
      </w:r>
      <w:del w:id="361" w:author="new" w:date="2020-02-26T12:50:00Z">
        <w:r w:rsidR="003F3B5A" w:rsidRPr="001C2819">
          <w:rPr>
            <w:sz w:val="24"/>
          </w:rPr>
          <w:delText>2</w:delText>
        </w:r>
        <w:r w:rsidR="00090DCA" w:rsidRPr="001C2819">
          <w:rPr>
            <w:sz w:val="24"/>
          </w:rPr>
          <w:delText>8</w:delText>
        </w:r>
        <w:r w:rsidR="003F3B5A" w:rsidRPr="001C2819">
          <w:rPr>
            <w:sz w:val="24"/>
          </w:rPr>
          <w:delText>,</w:delText>
        </w:r>
      </w:del>
      <w:ins w:id="362" w:author="new" w:date="2020-02-26T12:50:00Z">
        <w:r w:rsidRPr="0057151A">
          <w:rPr>
            <w:sz w:val="24"/>
            <w:szCs w:val="24"/>
          </w:rPr>
          <w:t>2</w:t>
        </w:r>
        <w:r w:rsidR="00656F01">
          <w:rPr>
            <w:sz w:val="24"/>
            <w:szCs w:val="24"/>
          </w:rPr>
          <w:t>7</w:t>
        </w:r>
        <w:r w:rsidRPr="0057151A">
          <w:rPr>
            <w:sz w:val="24"/>
            <w:szCs w:val="24"/>
          </w:rPr>
          <w:t xml:space="preserve">, </w:t>
        </w:r>
        <w:r w:rsidR="00656F01">
          <w:rPr>
            <w:sz w:val="24"/>
            <w:szCs w:val="24"/>
          </w:rPr>
          <w:t xml:space="preserve">OR=9.67, </w:t>
        </w:r>
        <w:r w:rsidR="00656F01" w:rsidRPr="0057151A">
          <w:rPr>
            <w:sz w:val="24"/>
            <w:szCs w:val="24"/>
          </w:rPr>
          <w:t>95% CI = [</w:t>
        </w:r>
        <w:r w:rsidR="00656F01">
          <w:rPr>
            <w:sz w:val="24"/>
            <w:szCs w:val="24"/>
          </w:rPr>
          <w:t>4.03, 23.20</w:t>
        </w:r>
        <w:r w:rsidR="00656F01" w:rsidRPr="0057151A">
          <w:rPr>
            <w:sz w:val="24"/>
            <w:szCs w:val="24"/>
          </w:rPr>
          <w:t>],</w:t>
        </w:r>
      </w:ins>
      <w:r w:rsidR="00656F01" w:rsidRPr="0057151A">
        <w:rPr>
          <w:sz w:val="24"/>
          <w:szCs w:val="24"/>
        </w:rPr>
        <w:t xml:space="preserve"> </w:t>
      </w:r>
      <w:r w:rsidRPr="00E03CF1">
        <w:rPr>
          <w:rFonts w:ascii="Cambria Math" w:eastAsia="Cambria Math" w:hAnsi="Cambria Math"/>
          <w:color w:val="222222"/>
          <w:sz w:val="24"/>
          <w:highlight w:val="white"/>
        </w:rPr>
        <w:t>𝛘</w:t>
      </w:r>
      <w:r w:rsidRPr="00E03CF1">
        <w:rPr>
          <w:rFonts w:eastAsia="Arial"/>
          <w:color w:val="222222"/>
          <w:sz w:val="24"/>
          <w:highlight w:val="white"/>
          <w:vertAlign w:val="superscript"/>
        </w:rPr>
        <w:t>2</w:t>
      </w:r>
      <w:r w:rsidRPr="0057151A">
        <w:rPr>
          <w:sz w:val="24"/>
          <w:szCs w:val="24"/>
        </w:rPr>
        <w:t xml:space="preserve">(1) = </w:t>
      </w:r>
      <w:del w:id="363" w:author="new" w:date="2020-02-26T12:50:00Z">
        <w:r w:rsidR="003F3B5A" w:rsidRPr="001C2819">
          <w:rPr>
            <w:sz w:val="24"/>
          </w:rPr>
          <w:delText>12.</w:delText>
        </w:r>
        <w:r w:rsidR="0074298C" w:rsidRPr="001C2819">
          <w:rPr>
            <w:sz w:val="24"/>
          </w:rPr>
          <w:delText>57</w:delText>
        </w:r>
      </w:del>
      <w:ins w:id="364" w:author="new" w:date="2020-02-26T12:50:00Z">
        <w:r w:rsidRPr="0057151A">
          <w:rPr>
            <w:sz w:val="24"/>
            <w:szCs w:val="24"/>
          </w:rPr>
          <w:t>25.79</w:t>
        </w:r>
      </w:ins>
      <w:r w:rsidRPr="0057151A">
        <w:rPr>
          <w:sz w:val="24"/>
          <w:szCs w:val="24"/>
        </w:rPr>
        <w:t xml:space="preserve">, </w:t>
      </w:r>
      <w:r w:rsidRPr="0057151A">
        <w:rPr>
          <w:i/>
          <w:sz w:val="24"/>
          <w:szCs w:val="24"/>
        </w:rPr>
        <w:t>p</w:t>
      </w:r>
      <w:r w:rsidRPr="0057151A">
        <w:rPr>
          <w:sz w:val="24"/>
          <w:szCs w:val="24"/>
        </w:rPr>
        <w:t xml:space="preserve"> &lt; .001), with greater accuracy on Mid-Decade items (</w:t>
      </w:r>
      <w:r w:rsidRPr="0057151A">
        <w:rPr>
          <w:i/>
          <w:sz w:val="24"/>
          <w:szCs w:val="24"/>
        </w:rPr>
        <w:t xml:space="preserve">M </w:t>
      </w:r>
      <w:r w:rsidRPr="0057151A">
        <w:rPr>
          <w:sz w:val="24"/>
          <w:szCs w:val="24"/>
        </w:rPr>
        <w:t xml:space="preserve">= </w:t>
      </w:r>
      <w:del w:id="365" w:author="new" w:date="2020-02-26T12:50:00Z">
        <w:r w:rsidR="003F3B5A" w:rsidRPr="001C2819">
          <w:rPr>
            <w:sz w:val="24"/>
          </w:rPr>
          <w:delText>47</w:delText>
        </w:r>
      </w:del>
      <w:ins w:id="366" w:author="new" w:date="2020-02-26T12:50:00Z">
        <w:r w:rsidRPr="0057151A">
          <w:rPr>
            <w:sz w:val="24"/>
            <w:szCs w:val="24"/>
          </w:rPr>
          <w:t>49</w:t>
        </w:r>
      </w:ins>
      <w:r w:rsidRPr="0057151A">
        <w:rPr>
          <w:sz w:val="24"/>
          <w:szCs w:val="24"/>
        </w:rPr>
        <w:t xml:space="preserve">%, </w:t>
      </w:r>
      <w:r w:rsidRPr="0057151A">
        <w:rPr>
          <w:i/>
          <w:sz w:val="24"/>
          <w:szCs w:val="24"/>
        </w:rPr>
        <w:t xml:space="preserve">SD </w:t>
      </w:r>
      <w:r w:rsidRPr="0057151A">
        <w:rPr>
          <w:sz w:val="24"/>
          <w:szCs w:val="24"/>
        </w:rPr>
        <w:t xml:space="preserve">= </w:t>
      </w:r>
      <w:del w:id="367" w:author="new" w:date="2020-02-26T12:50:00Z">
        <w:r w:rsidR="003F3B5A" w:rsidRPr="001C2819">
          <w:rPr>
            <w:sz w:val="24"/>
          </w:rPr>
          <w:delText>35</w:delText>
        </w:r>
      </w:del>
      <w:ins w:id="368" w:author="new" w:date="2020-02-26T12:50:00Z">
        <w:r w:rsidRPr="0057151A">
          <w:rPr>
            <w:sz w:val="24"/>
            <w:szCs w:val="24"/>
          </w:rPr>
          <w:t>50</w:t>
        </w:r>
      </w:ins>
      <w:r w:rsidRPr="0057151A">
        <w:rPr>
          <w:sz w:val="24"/>
          <w:szCs w:val="24"/>
        </w:rPr>
        <w:t>%) than on Decade Transition items (</w:t>
      </w:r>
      <w:r w:rsidRPr="0057151A">
        <w:rPr>
          <w:i/>
          <w:sz w:val="24"/>
          <w:szCs w:val="24"/>
        </w:rPr>
        <w:t>M</w:t>
      </w:r>
      <w:r w:rsidRPr="0057151A">
        <w:rPr>
          <w:sz w:val="24"/>
          <w:szCs w:val="24"/>
        </w:rPr>
        <w:t xml:space="preserve"> = </w:t>
      </w:r>
      <w:del w:id="369" w:author="new" w:date="2020-02-26T12:50:00Z">
        <w:r w:rsidR="003F3B5A" w:rsidRPr="001C2819">
          <w:rPr>
            <w:sz w:val="24"/>
          </w:rPr>
          <w:delText>16</w:delText>
        </w:r>
      </w:del>
      <w:ins w:id="370" w:author="new" w:date="2020-02-26T12:50:00Z">
        <w:r w:rsidRPr="0057151A">
          <w:rPr>
            <w:sz w:val="24"/>
            <w:szCs w:val="24"/>
          </w:rPr>
          <w:t>17</w:t>
        </w:r>
      </w:ins>
      <w:r w:rsidRPr="0057151A">
        <w:rPr>
          <w:sz w:val="24"/>
          <w:szCs w:val="24"/>
        </w:rPr>
        <w:t xml:space="preserve">%, </w:t>
      </w:r>
      <w:r w:rsidRPr="0057151A">
        <w:rPr>
          <w:i/>
          <w:sz w:val="24"/>
          <w:szCs w:val="24"/>
        </w:rPr>
        <w:t>SD</w:t>
      </w:r>
      <w:r w:rsidRPr="0057151A">
        <w:rPr>
          <w:sz w:val="24"/>
          <w:szCs w:val="24"/>
        </w:rPr>
        <w:t xml:space="preserve"> = </w:t>
      </w:r>
      <w:del w:id="371" w:author="new" w:date="2020-02-26T12:50:00Z">
        <w:r w:rsidR="003F3B5A" w:rsidRPr="001C2819">
          <w:rPr>
            <w:sz w:val="24"/>
          </w:rPr>
          <w:delText>30</w:delText>
        </w:r>
      </w:del>
      <w:ins w:id="372" w:author="new" w:date="2020-02-26T12:50:00Z">
        <w:r w:rsidRPr="0057151A">
          <w:rPr>
            <w:sz w:val="24"/>
            <w:szCs w:val="24"/>
          </w:rPr>
          <w:t>37</w:t>
        </w:r>
      </w:ins>
      <w:r w:rsidRPr="0057151A">
        <w:rPr>
          <w:sz w:val="24"/>
          <w:szCs w:val="24"/>
        </w:rPr>
        <w:t xml:space="preserve">%). Adding a Productivity by Item type (Decade transition/Mid-decade) interaction did not </w:t>
      </w:r>
      <w:r w:rsidRPr="0057151A">
        <w:rPr>
          <w:sz w:val="24"/>
          <w:szCs w:val="24"/>
        </w:rPr>
        <w:lastRenderedPageBreak/>
        <w:t>significantly improve model fit (</w:t>
      </w:r>
      <w:r w:rsidRPr="00E03CF1">
        <w:rPr>
          <w:rFonts w:ascii="Cambria Math" w:eastAsia="Cambria Math" w:hAnsi="Cambria Math"/>
          <w:color w:val="222222"/>
          <w:sz w:val="24"/>
          <w:highlight w:val="white"/>
        </w:rPr>
        <w:t>𝛘</w:t>
      </w:r>
      <w:r w:rsidRPr="00E03CF1">
        <w:rPr>
          <w:color w:val="222222"/>
          <w:sz w:val="24"/>
          <w:highlight w:val="white"/>
          <w:vertAlign w:val="superscript"/>
        </w:rPr>
        <w:t>2</w:t>
      </w:r>
      <w:r w:rsidRPr="0057151A">
        <w:rPr>
          <w:sz w:val="24"/>
          <w:szCs w:val="24"/>
        </w:rPr>
        <w:t xml:space="preserve">(1) = 0.29, </w:t>
      </w:r>
      <w:r w:rsidRPr="0057151A">
        <w:rPr>
          <w:i/>
          <w:sz w:val="24"/>
          <w:szCs w:val="24"/>
        </w:rPr>
        <w:t>p</w:t>
      </w:r>
      <w:r w:rsidRPr="0057151A">
        <w:rPr>
          <w:sz w:val="24"/>
          <w:szCs w:val="24"/>
        </w:rPr>
        <w:t xml:space="preserve"> = .59), indicating that both Productive Counters and Non-Productive Counters found mid-decade items easier than decade transition items.</w:t>
      </w:r>
      <w:r w:rsidRPr="00E03CF1">
        <w:rPr>
          <w:sz w:val="24"/>
          <w:vertAlign w:val="superscript"/>
        </w:rPr>
        <w:footnoteReference w:id="9"/>
      </w:r>
      <w:r w:rsidRPr="0057151A">
        <w:rPr>
          <w:sz w:val="24"/>
          <w:szCs w:val="24"/>
        </w:rPr>
        <w:t xml:space="preserve"> </w:t>
      </w:r>
    </w:p>
    <w:p w14:paraId="59B19A03" w14:textId="45C5C047" w:rsidR="00614BDE" w:rsidRPr="0057151A" w:rsidRDefault="00E532BA">
      <w:r w:rsidRPr="003743E8">
        <w:rPr>
          <w:color w:val="000000"/>
          <w:sz w:val="24"/>
        </w:rPr>
        <w:t>Next</w:t>
      </w:r>
      <w:r w:rsidRPr="0057151A">
        <w:rPr>
          <w:sz w:val="24"/>
          <w:szCs w:val="24"/>
        </w:rPr>
        <w:t>, we reasoned that, if a memorized count list is what allows children to generate successors on the Highest Count and Next Number tasks, then children should perform better on items within their Initial Highest Count than beyond it. If, instead, children have acquired a rule that generates the decade structure, then we might find an interaction between Productivity Group and Item Range, such that Productive Counters perform well both within and beyond their Initial Highest Count, while Non-Productive Counters are only able to generate successors within their Initial Highest Count. To test this prediction, we conducted a logistic mixed effects regression predicting trial-level accuracy from Productivity, Item Range (Within/Beyond IHC), Initial Highest Count, age, and the interaction of Productivity and Item Range, with random intercepts for subject and item magnitude. For this analysis, we excluded children with Initial Highest Count ≥ 99 because all numbers tested on this task would be within their counting range</w:t>
      </w:r>
      <w:r w:rsidRPr="00E03CF1">
        <w:rPr>
          <w:sz w:val="24"/>
          <w:vertAlign w:val="superscript"/>
        </w:rPr>
        <w:footnoteReference w:id="10"/>
      </w:r>
      <w:r w:rsidRPr="0057151A">
        <w:rPr>
          <w:sz w:val="24"/>
          <w:szCs w:val="24"/>
        </w:rPr>
        <w:t>. Model comparison by Likelihood Ratio Test found no significant main effect of either Productivity (</w:t>
      </w:r>
      <w:r w:rsidRPr="0057151A">
        <w:rPr>
          <w:i/>
          <w:sz w:val="24"/>
          <w:szCs w:val="24"/>
        </w:rPr>
        <w:t>p</w:t>
      </w:r>
      <w:r w:rsidRPr="0057151A">
        <w:rPr>
          <w:sz w:val="24"/>
          <w:szCs w:val="24"/>
        </w:rPr>
        <w:t xml:space="preserve"> = .0</w:t>
      </w:r>
      <w:r w:rsidR="00D23E6F">
        <w:rPr>
          <w:sz w:val="24"/>
          <w:szCs w:val="24"/>
        </w:rPr>
        <w:t>7</w:t>
      </w:r>
      <w:r w:rsidRPr="0057151A">
        <w:rPr>
          <w:sz w:val="24"/>
          <w:szCs w:val="24"/>
        </w:rPr>
        <w:t>) or Item Range (</w:t>
      </w:r>
      <w:r w:rsidRPr="0057151A">
        <w:rPr>
          <w:i/>
          <w:sz w:val="24"/>
          <w:szCs w:val="24"/>
        </w:rPr>
        <w:t>p</w:t>
      </w:r>
      <w:r w:rsidRPr="0057151A">
        <w:rPr>
          <w:sz w:val="24"/>
          <w:szCs w:val="24"/>
        </w:rPr>
        <w:t xml:space="preserve"> = .</w:t>
      </w:r>
      <w:r w:rsidR="00D23E6F">
        <w:rPr>
          <w:sz w:val="24"/>
          <w:szCs w:val="24"/>
        </w:rPr>
        <w:t>89</w:t>
      </w:r>
      <w:r w:rsidRPr="0057151A">
        <w:rPr>
          <w:sz w:val="24"/>
          <w:szCs w:val="24"/>
        </w:rPr>
        <w:t>). Critically, there was a significant interaction effect of Productivity and Item Range (β = 1.16, OR= 3.2</w:t>
      </w:r>
      <w:r w:rsidR="0063460B">
        <w:rPr>
          <w:sz w:val="24"/>
          <w:szCs w:val="24"/>
        </w:rPr>
        <w:t>0</w:t>
      </w:r>
      <w:r w:rsidRPr="0057151A">
        <w:rPr>
          <w:sz w:val="24"/>
          <w:szCs w:val="24"/>
        </w:rPr>
        <w:t>, 95% CI = [1.1</w:t>
      </w:r>
      <w:r w:rsidR="0064012A">
        <w:rPr>
          <w:sz w:val="24"/>
          <w:szCs w:val="24"/>
        </w:rPr>
        <w:t>1</w:t>
      </w:r>
      <w:r w:rsidRPr="0057151A">
        <w:rPr>
          <w:sz w:val="24"/>
          <w:szCs w:val="24"/>
        </w:rPr>
        <w:t xml:space="preserve">, </w:t>
      </w:r>
      <w:r w:rsidR="0064012A">
        <w:rPr>
          <w:sz w:val="24"/>
          <w:szCs w:val="24"/>
        </w:rPr>
        <w:t>9.2</w:t>
      </w:r>
      <w:r w:rsidR="0063460B">
        <w:rPr>
          <w:sz w:val="24"/>
          <w:szCs w:val="24"/>
        </w:rPr>
        <w:t>1</w:t>
      </w:r>
      <w:r w:rsidRPr="0057151A">
        <w:rPr>
          <w:sz w:val="24"/>
          <w:szCs w:val="24"/>
        </w:rPr>
        <w:t xml:space="preserve">], </w:t>
      </w:r>
      <w:r w:rsidRPr="00E03CF1">
        <w:rPr>
          <w:rFonts w:ascii="Cambria Math" w:eastAsia="Cambria Math" w:hAnsi="Cambria Math"/>
          <w:color w:val="222222"/>
          <w:sz w:val="24"/>
          <w:highlight w:val="white"/>
        </w:rPr>
        <w:t>𝛘</w:t>
      </w:r>
      <w:r w:rsidRPr="00E03CF1">
        <w:rPr>
          <w:color w:val="222222"/>
          <w:sz w:val="24"/>
          <w:highlight w:val="white"/>
          <w:vertAlign w:val="superscript"/>
        </w:rPr>
        <w:t>2</w:t>
      </w:r>
      <w:r w:rsidRPr="0057151A">
        <w:rPr>
          <w:sz w:val="24"/>
          <w:szCs w:val="24"/>
        </w:rPr>
        <w:t>(1) = 4.</w:t>
      </w:r>
      <w:r w:rsidR="00D23E6F">
        <w:rPr>
          <w:sz w:val="24"/>
          <w:szCs w:val="24"/>
        </w:rPr>
        <w:t>6</w:t>
      </w:r>
      <w:r w:rsidR="0063460B">
        <w:rPr>
          <w:sz w:val="24"/>
          <w:szCs w:val="24"/>
        </w:rPr>
        <w:t>7</w:t>
      </w:r>
      <w:r w:rsidRPr="0057151A">
        <w:rPr>
          <w:sz w:val="24"/>
          <w:szCs w:val="24"/>
        </w:rPr>
        <w:t xml:space="preserve">, </w:t>
      </w:r>
      <w:r w:rsidRPr="0057151A">
        <w:rPr>
          <w:i/>
          <w:sz w:val="24"/>
          <w:szCs w:val="24"/>
        </w:rPr>
        <w:t>p</w:t>
      </w:r>
      <w:r w:rsidRPr="0057151A">
        <w:rPr>
          <w:sz w:val="24"/>
          <w:szCs w:val="24"/>
        </w:rPr>
        <w:t xml:space="preserve"> = .0</w:t>
      </w:r>
      <w:r w:rsidR="00D23E6F">
        <w:rPr>
          <w:sz w:val="24"/>
          <w:szCs w:val="24"/>
        </w:rPr>
        <w:t>31</w:t>
      </w:r>
      <w:r w:rsidRPr="0057151A">
        <w:rPr>
          <w:sz w:val="24"/>
          <w:szCs w:val="24"/>
        </w:rPr>
        <w:t>). Planned contrasts indicate that performance on numbers within children’s Initial Highest Count was similar for Productive Counters (IHC&lt;99) (</w:t>
      </w:r>
      <w:r w:rsidRPr="0057151A">
        <w:rPr>
          <w:i/>
          <w:sz w:val="24"/>
          <w:szCs w:val="24"/>
        </w:rPr>
        <w:t xml:space="preserve">M </w:t>
      </w:r>
      <w:r w:rsidRPr="0057151A">
        <w:rPr>
          <w:sz w:val="24"/>
          <w:szCs w:val="24"/>
        </w:rPr>
        <w:t xml:space="preserve">= </w:t>
      </w:r>
      <w:r w:rsidR="006D14AE">
        <w:rPr>
          <w:sz w:val="24"/>
          <w:szCs w:val="24"/>
        </w:rPr>
        <w:t>61</w:t>
      </w:r>
      <w:r w:rsidRPr="0057151A">
        <w:rPr>
          <w:sz w:val="24"/>
          <w:szCs w:val="24"/>
        </w:rPr>
        <w:t>%) and Non-Productive Counters (</w:t>
      </w:r>
      <w:r w:rsidRPr="0057151A">
        <w:rPr>
          <w:i/>
          <w:sz w:val="24"/>
          <w:szCs w:val="24"/>
        </w:rPr>
        <w:t xml:space="preserve">M </w:t>
      </w:r>
      <w:r w:rsidRPr="0057151A">
        <w:rPr>
          <w:sz w:val="24"/>
          <w:szCs w:val="24"/>
        </w:rPr>
        <w:t xml:space="preserve">= </w:t>
      </w:r>
      <w:r w:rsidR="00021782">
        <w:rPr>
          <w:sz w:val="24"/>
          <w:szCs w:val="24"/>
        </w:rPr>
        <w:t>61</w:t>
      </w:r>
      <w:r w:rsidRPr="0057151A">
        <w:rPr>
          <w:sz w:val="24"/>
          <w:szCs w:val="24"/>
        </w:rPr>
        <w:t>%</w:t>
      </w:r>
      <w:r w:rsidR="007E0157">
        <w:rPr>
          <w:sz w:val="24"/>
          <w:szCs w:val="24"/>
        </w:rPr>
        <w:t>;</w:t>
      </w:r>
      <w:r w:rsidRPr="0057151A">
        <w:rPr>
          <w:sz w:val="24"/>
          <w:szCs w:val="24"/>
        </w:rPr>
        <w:t xml:space="preserve"> </w:t>
      </w:r>
      <w:r w:rsidRPr="0057151A">
        <w:rPr>
          <w:i/>
          <w:sz w:val="24"/>
          <w:szCs w:val="24"/>
        </w:rPr>
        <w:t>p</w:t>
      </w:r>
      <w:r w:rsidRPr="0057151A">
        <w:rPr>
          <w:sz w:val="24"/>
          <w:szCs w:val="24"/>
        </w:rPr>
        <w:t xml:space="preserve"> = .</w:t>
      </w:r>
      <w:r w:rsidR="00021782">
        <w:rPr>
          <w:sz w:val="24"/>
          <w:szCs w:val="24"/>
        </w:rPr>
        <w:t>99</w:t>
      </w:r>
      <w:r w:rsidRPr="0057151A">
        <w:rPr>
          <w:sz w:val="24"/>
          <w:szCs w:val="24"/>
        </w:rPr>
        <w:t xml:space="preserve"> by </w:t>
      </w:r>
      <w:r w:rsidRPr="0057151A">
        <w:rPr>
          <w:i/>
          <w:sz w:val="24"/>
          <w:szCs w:val="24"/>
        </w:rPr>
        <w:t>t</w:t>
      </w:r>
      <w:r w:rsidRPr="0057151A">
        <w:rPr>
          <w:sz w:val="24"/>
          <w:szCs w:val="24"/>
        </w:rPr>
        <w:t>-test) whereas accuracy for numbers beyond their Initial Highest count was significantly greater among Productive Counters (</w:t>
      </w:r>
      <w:r w:rsidRPr="0057151A">
        <w:rPr>
          <w:i/>
          <w:sz w:val="24"/>
          <w:szCs w:val="24"/>
        </w:rPr>
        <w:t xml:space="preserve">M </w:t>
      </w:r>
      <w:r w:rsidRPr="0057151A">
        <w:rPr>
          <w:sz w:val="24"/>
          <w:szCs w:val="24"/>
        </w:rPr>
        <w:t>= 5</w:t>
      </w:r>
      <w:r w:rsidR="00520675">
        <w:rPr>
          <w:sz w:val="24"/>
          <w:szCs w:val="24"/>
        </w:rPr>
        <w:t>6</w:t>
      </w:r>
      <w:r w:rsidRPr="0057151A">
        <w:rPr>
          <w:sz w:val="24"/>
          <w:szCs w:val="24"/>
        </w:rPr>
        <w:t>%) than among Non-Productive Counters (</w:t>
      </w:r>
      <w:r w:rsidRPr="0057151A">
        <w:rPr>
          <w:i/>
          <w:sz w:val="24"/>
          <w:szCs w:val="24"/>
        </w:rPr>
        <w:t xml:space="preserve">M </w:t>
      </w:r>
      <w:r w:rsidRPr="0057151A">
        <w:rPr>
          <w:sz w:val="24"/>
          <w:szCs w:val="24"/>
        </w:rPr>
        <w:t>= 2</w:t>
      </w:r>
      <w:r w:rsidR="00F41473">
        <w:rPr>
          <w:sz w:val="24"/>
          <w:szCs w:val="24"/>
        </w:rPr>
        <w:t>7</w:t>
      </w:r>
      <w:r w:rsidR="008D0607">
        <w:rPr>
          <w:sz w:val="24"/>
          <w:szCs w:val="24"/>
        </w:rPr>
        <w:t>%</w:t>
      </w:r>
      <w:r w:rsidRPr="0057151A">
        <w:rPr>
          <w:sz w:val="24"/>
          <w:szCs w:val="24"/>
        </w:rPr>
        <w:t xml:space="preserve">; </w:t>
      </w:r>
      <w:r w:rsidRPr="0057151A">
        <w:rPr>
          <w:i/>
          <w:sz w:val="24"/>
          <w:szCs w:val="24"/>
        </w:rPr>
        <w:t>t</w:t>
      </w:r>
      <w:r w:rsidRPr="0057151A">
        <w:rPr>
          <w:sz w:val="24"/>
          <w:szCs w:val="24"/>
        </w:rPr>
        <w:t xml:space="preserve">(88) = </w:t>
      </w:r>
      <w:r w:rsidR="00F41473">
        <w:rPr>
          <w:sz w:val="24"/>
          <w:szCs w:val="24"/>
        </w:rPr>
        <w:t>4.98</w:t>
      </w:r>
      <w:r w:rsidRPr="0057151A">
        <w:rPr>
          <w:sz w:val="24"/>
          <w:szCs w:val="24"/>
        </w:rPr>
        <w:t xml:space="preserve">, </w:t>
      </w:r>
      <w:r w:rsidRPr="0057151A">
        <w:rPr>
          <w:i/>
          <w:sz w:val="24"/>
          <w:szCs w:val="24"/>
        </w:rPr>
        <w:t>p</w:t>
      </w:r>
      <w:r w:rsidRPr="0057151A">
        <w:rPr>
          <w:sz w:val="24"/>
          <w:szCs w:val="24"/>
        </w:rPr>
        <w:t xml:space="preserve"> &lt; .001; see Fig. 5).</w:t>
      </w:r>
    </w:p>
    <w:p w14:paraId="0D6E3C50" w14:textId="4B86A9DA" w:rsidR="00614BDE" w:rsidRPr="0057151A" w:rsidRDefault="00E532BA">
      <w:pPr>
        <w:rPr>
          <w:sz w:val="24"/>
          <w:szCs w:val="24"/>
        </w:rPr>
      </w:pPr>
      <w:r w:rsidRPr="0057151A">
        <w:rPr>
          <w:sz w:val="24"/>
          <w:szCs w:val="24"/>
        </w:rPr>
        <w:lastRenderedPageBreak/>
        <w:t xml:space="preserve">Collectively, analyses contrasting children’s highest count behaviors and their performance on the Next Number task suggest that these measures capture slightly different phenomena. Both require children to draw on knowledge of the numeral sequence, but only the Next Number task requires children to generate number sequences from arbitrary points in the </w:t>
      </w:r>
      <w:r w:rsidR="006B60D0" w:rsidRPr="0057151A">
        <w:rPr>
          <w:noProof/>
          <w:sz w:val="24"/>
          <w:szCs w:val="24"/>
        </w:rPr>
        <mc:AlternateContent>
          <mc:Choice Requires="wpg">
            <w:drawing>
              <wp:anchor distT="0" distB="0" distL="114300" distR="114300" simplePos="0" relativeHeight="251679744" behindDoc="0" locked="0" layoutInCell="1" allowOverlap="1" wp14:anchorId="35491F01" wp14:editId="082EF50E">
                <wp:simplePos x="0" y="0"/>
                <wp:positionH relativeFrom="margin">
                  <wp:align>center</wp:align>
                </wp:positionH>
                <wp:positionV relativeFrom="margin">
                  <wp:align>top</wp:align>
                </wp:positionV>
                <wp:extent cx="5943600" cy="4861560"/>
                <wp:effectExtent l="0" t="0" r="0" b="2540"/>
                <wp:wrapSquare wrapText="bothSides"/>
                <wp:docPr id="34" name="Group 34"/>
                <wp:cNvGraphicFramePr/>
                <a:graphic xmlns:a="http://schemas.openxmlformats.org/drawingml/2006/main">
                  <a:graphicData uri="http://schemas.microsoft.com/office/word/2010/wordprocessingGroup">
                    <wpg:wgp>
                      <wpg:cNvGrpSpPr/>
                      <wpg:grpSpPr>
                        <a:xfrm>
                          <a:off x="0" y="0"/>
                          <a:ext cx="5943600" cy="4861560"/>
                          <a:chOff x="0" y="0"/>
                          <a:chExt cx="5943600" cy="4861560"/>
                        </a:xfrm>
                      </wpg:grpSpPr>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wps:wsp>
                        <wps:cNvPr id="33" name="Text Box 33"/>
                        <wps:cNvSpPr txBox="1"/>
                        <wps:spPr>
                          <a:xfrm>
                            <a:off x="0" y="3623310"/>
                            <a:ext cx="5943600" cy="1238250"/>
                          </a:xfrm>
                          <a:prstGeom prst="rect">
                            <a:avLst/>
                          </a:prstGeom>
                          <a:solidFill>
                            <a:prstClr val="white"/>
                          </a:solidFill>
                          <a:ln>
                            <a:noFill/>
                          </a:ln>
                        </wps:spPr>
                        <wps:txbx>
                          <w:txbxContent>
                            <w:p w14:paraId="557DE1CC" w14:textId="1528E3C4" w:rsidR="00E03CF1" w:rsidRPr="00040816" w:rsidRDefault="00E03CF1"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anchor>
            </w:drawing>
          </mc:Choice>
          <mc:Fallback>
            <w:pict>
              <v:group w14:anchorId="35491F01" id="Group 34" o:spid="_x0000_s1038" style="position:absolute;left:0;text-align:left;margin-left:0;margin-top:0;width:468pt;height:382.8pt;z-index:251679744;mso-position-horizontal:center;mso-position-horizontal-relative:margin;mso-position-vertical:top;mso-position-vertical-relative:margin" coordsize="59436,48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">
                <v:shape id="Picture 32" o:spid="_x0000_s1039" type="#_x0000_t75" style="position:absolute;width:59436;height:35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">
                  <v:imagedata r:id="rId18" o:title=""/>
                </v:shape>
                <v:shape id="Text Box 33" o:spid="_x0000_s1040" type="#_x0000_t202" style="position:absolute;top:36233;width:59436;height:12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" stroked="f">
                  <v:textbox style="mso-fit-shape-to-text:t" inset="0,0,0,21.6pt">
                    <w:txbxContent>
                      <w:p w14:paraId="557DE1CC" w14:textId="1528E3C4" w:rsidR="00E03CF1" w:rsidRPr="00040816" w:rsidRDefault="00E03CF1"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v:textbox>
                </v:shape>
                <w10:wrap type="square" anchorx="margin" anchory="margin"/>
              </v:group>
            </w:pict>
          </mc:Fallback>
        </mc:AlternateContent>
      </w:r>
      <w:r w:rsidRPr="0057151A">
        <w:rPr>
          <w:sz w:val="24"/>
          <w:szCs w:val="24"/>
        </w:rPr>
        <w:t xml:space="preserve">count list, without the benefit of the “momentum” afforded by the count routine for small and large numbers. Previous work finds that children’s ability to count-up from an arbitrary position in the count list is significantly affected by an experimenter verbally rehearsing preceding numbers, and thereby providing momentum (e.g. </w:t>
      </w:r>
      <w:r w:rsidRPr="003743E8">
        <w:rPr>
          <w:color w:val="000000"/>
          <w:sz w:val="24"/>
        </w:rPr>
        <w:t>Fuson, Richards, &amp; Briars, 1982; Siegler &amp; Robinson, 1982</w:t>
      </w:r>
      <w:r w:rsidRPr="0057151A">
        <w:rPr>
          <w:sz w:val="24"/>
          <w:szCs w:val="24"/>
        </w:rPr>
        <w:t xml:space="preserve">). In this sense, the Next Number task is a more difficult task, and perhaps a more stringent test of children’s knowledge of the decade+unit rule. </w:t>
      </w:r>
    </w:p>
    <w:p w14:paraId="590C7DA9" w14:textId="77777777" w:rsidR="00614BDE" w:rsidRPr="003743E8" w:rsidRDefault="00E532BA">
      <w:pPr>
        <w:pStyle w:val="Heading2"/>
      </w:pPr>
      <w:bookmarkStart w:id="373" w:name="_Toc10745658"/>
      <w:r w:rsidRPr="003743E8">
        <w:lastRenderedPageBreak/>
        <w:t>3.2 Characterizing Infinity Knowledge</w:t>
      </w:r>
      <w:bookmarkEnd w:id="373"/>
    </w:p>
    <w:p w14:paraId="4F3DA9DD" w14:textId="77777777" w:rsidR="00614BDE" w:rsidRPr="0057151A" w:rsidRDefault="00E532BA">
      <w:pPr>
        <w:rPr>
          <w:sz w:val="24"/>
          <w:szCs w:val="24"/>
        </w:rPr>
      </w:pPr>
      <w:r w:rsidRPr="0057151A">
        <w:rPr>
          <w:sz w:val="24"/>
          <w:szCs w:val="24"/>
        </w:rPr>
        <w:t xml:space="preserve">In the next set of analyses, we report children’s successor function knowledge and beliefs about infinity. In the following section, we then probe how these are related to children’s performance on the Highest Count and Next Number tasks. </w:t>
      </w:r>
    </w:p>
    <w:p w14:paraId="0BAA6B97" w14:textId="047C9F08" w:rsidR="00614BDE" w:rsidRPr="0057151A" w:rsidRDefault="00E532BA">
      <w:pPr>
        <w:rPr>
          <w:sz w:val="24"/>
          <w:szCs w:val="24"/>
        </w:rPr>
      </w:pPr>
      <w:r w:rsidRPr="0057151A">
        <w:rPr>
          <w:sz w:val="24"/>
          <w:szCs w:val="24"/>
        </w:rPr>
        <w:t>We coded whether children thought every number has a successor (“Successor” knowledge) and separately, whether they thought numbers never end (“Endless” knowledge). Following previous work (Cheung et al., 2017), we also identified children who endorsed both beliefs as having “Full Infinity” knowledge (though we should note that, naturally, there is much more to fully grasping the notion of infinity than these two pieces of knowledge).</w:t>
      </w:r>
      <w:r w:rsidR="0076183A" w:rsidRPr="0057151A">
        <w:rPr>
          <w:sz w:val="24"/>
          <w:szCs w:val="24"/>
        </w:rPr>
        <w:t xml:space="preserve"> </w:t>
      </w:r>
    </w:p>
    <w:tbl>
      <w:tblPr>
        <w:tblStyle w:val="4"/>
        <w:tblpPr w:leftFromText="187" w:rightFromText="187" w:topFromText="360" w:bottomFromText="360" w:vertAnchor="text" w:horzAnchor="margin" w:tblpY="368"/>
        <w:tblOverlap w:val="never"/>
        <w:tblW w:w="9216"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2680"/>
        <w:gridCol w:w="1388"/>
        <w:gridCol w:w="354"/>
        <w:gridCol w:w="1326"/>
        <w:gridCol w:w="442"/>
        <w:gridCol w:w="1560"/>
        <w:gridCol w:w="246"/>
        <w:gridCol w:w="1220"/>
      </w:tblGrid>
      <w:tr w:rsidR="008F3E6A" w:rsidRPr="0057151A" w14:paraId="3BF0D857" w14:textId="77777777" w:rsidTr="008F3E6A">
        <w:trPr>
          <w:trHeight w:val="540"/>
        </w:trPr>
        <w:tc>
          <w:tcPr>
            <w:tcW w:w="9216" w:type="dxa"/>
            <w:gridSpan w:val="8"/>
            <w:tcBorders>
              <w:top w:val="single" w:sz="4" w:space="0" w:color="000000"/>
              <w:bottom w:val="nil"/>
            </w:tcBorders>
          </w:tcPr>
          <w:p w14:paraId="52EB0EEC" w14:textId="77777777" w:rsidR="008F3E6A" w:rsidRPr="0057151A" w:rsidRDefault="008F3E6A" w:rsidP="008F3E6A">
            <w:pPr>
              <w:spacing w:line="240" w:lineRule="auto"/>
              <w:ind w:firstLine="0"/>
            </w:pPr>
            <w:r w:rsidRPr="0057151A">
              <w:t xml:space="preserve">Table </w:t>
            </w:r>
            <w:r w:rsidR="00E03CF1">
              <w:fldChar w:fldCharType="begin"/>
            </w:r>
            <w:r w:rsidR="00E03CF1">
              <w:instrText xml:space="preserve"> SEQ Table \* ARABIC </w:instrText>
            </w:r>
            <w:r w:rsidR="00E03CF1">
              <w:fldChar w:fldCharType="separate"/>
            </w:r>
            <w:r>
              <w:rPr>
                <w:noProof/>
              </w:rPr>
              <w:t>2</w:t>
            </w:r>
            <w:r w:rsidR="00E03CF1">
              <w:rPr>
                <w:noProof/>
              </w:rPr>
              <w:fldChar w:fldCharType="end"/>
            </w:r>
          </w:p>
          <w:p w14:paraId="1EA85C7D" w14:textId="77777777" w:rsidR="008F3E6A" w:rsidRPr="0057151A" w:rsidRDefault="008F3E6A" w:rsidP="008F3E6A">
            <w:pPr>
              <w:spacing w:line="240" w:lineRule="auto"/>
              <w:ind w:firstLine="0"/>
            </w:pPr>
            <w:r w:rsidRPr="0057151A">
              <w:rPr>
                <w:i/>
              </w:rPr>
              <w:t>Frequency of infinity knowledge in productive and non-productive counters</w:t>
            </w:r>
          </w:p>
        </w:tc>
      </w:tr>
      <w:tr w:rsidR="008F3E6A" w:rsidRPr="0057151A" w14:paraId="744864FD" w14:textId="77777777" w:rsidTr="008F3E6A">
        <w:tc>
          <w:tcPr>
            <w:tcW w:w="2680" w:type="dxa"/>
            <w:vMerge w:val="restart"/>
            <w:tcBorders>
              <w:top w:val="single" w:sz="4" w:space="0" w:color="000000"/>
              <w:right w:val="nil"/>
            </w:tcBorders>
          </w:tcPr>
          <w:p w14:paraId="21A84C89" w14:textId="77777777" w:rsidR="008F3E6A" w:rsidRPr="0057151A" w:rsidRDefault="008F3E6A" w:rsidP="008F3E6A">
            <w:pPr>
              <w:spacing w:line="240" w:lineRule="auto"/>
              <w:ind w:firstLine="0"/>
            </w:pPr>
            <w:r w:rsidRPr="0057151A">
              <w:t>Classification</w:t>
            </w:r>
          </w:p>
        </w:tc>
        <w:tc>
          <w:tcPr>
            <w:tcW w:w="1388" w:type="dxa"/>
            <w:vMerge w:val="restart"/>
            <w:tcBorders>
              <w:top w:val="single" w:sz="4" w:space="0" w:color="000000"/>
              <w:left w:val="nil"/>
              <w:right w:val="nil"/>
            </w:tcBorders>
          </w:tcPr>
          <w:p w14:paraId="508CEFD2" w14:textId="77777777" w:rsidR="008F3E6A" w:rsidRPr="0057151A" w:rsidRDefault="008F3E6A" w:rsidP="008F3E6A">
            <w:pPr>
              <w:spacing w:line="240" w:lineRule="auto"/>
              <w:ind w:firstLine="0"/>
              <w:jc w:val="center"/>
            </w:pPr>
            <w:r w:rsidRPr="0057151A">
              <w:t>Non-Productive Counters</w:t>
            </w:r>
          </w:p>
          <w:p w14:paraId="49D93324" w14:textId="77777777" w:rsidR="008F3E6A" w:rsidRPr="0057151A" w:rsidRDefault="008F3E6A" w:rsidP="008F3E6A">
            <w:pPr>
              <w:spacing w:line="240" w:lineRule="auto"/>
              <w:ind w:firstLine="0"/>
              <w:jc w:val="center"/>
            </w:pPr>
          </w:p>
          <w:p w14:paraId="2C8BBC7A" w14:textId="77777777" w:rsidR="008F3E6A" w:rsidRPr="0057151A" w:rsidRDefault="008F3E6A" w:rsidP="008F3E6A">
            <w:pPr>
              <w:spacing w:line="240" w:lineRule="auto"/>
              <w:ind w:firstLine="0"/>
              <w:jc w:val="center"/>
            </w:pPr>
            <w:r w:rsidRPr="0057151A">
              <w:t>(N = 49)</w:t>
            </w:r>
          </w:p>
        </w:tc>
        <w:tc>
          <w:tcPr>
            <w:tcW w:w="354" w:type="dxa"/>
            <w:tcBorders>
              <w:top w:val="single" w:sz="4" w:space="0" w:color="000000"/>
              <w:left w:val="nil"/>
              <w:bottom w:val="nil"/>
              <w:right w:val="nil"/>
            </w:tcBorders>
          </w:tcPr>
          <w:p w14:paraId="07CA6A57" w14:textId="77777777" w:rsidR="008F3E6A" w:rsidRPr="0057151A" w:rsidRDefault="008F3E6A" w:rsidP="008F3E6A">
            <w:pPr>
              <w:spacing w:line="240" w:lineRule="auto"/>
              <w:ind w:firstLine="0"/>
              <w:jc w:val="center"/>
            </w:pPr>
          </w:p>
        </w:tc>
        <w:tc>
          <w:tcPr>
            <w:tcW w:w="1326" w:type="dxa"/>
            <w:vMerge w:val="restart"/>
            <w:tcBorders>
              <w:top w:val="single" w:sz="4" w:space="0" w:color="000000"/>
              <w:left w:val="nil"/>
              <w:right w:val="nil"/>
            </w:tcBorders>
          </w:tcPr>
          <w:p w14:paraId="7B5E5329" w14:textId="77777777" w:rsidR="008F3E6A" w:rsidRPr="0057151A" w:rsidRDefault="008F3E6A" w:rsidP="008F3E6A">
            <w:pPr>
              <w:spacing w:line="240" w:lineRule="auto"/>
              <w:ind w:firstLine="0"/>
              <w:jc w:val="center"/>
            </w:pPr>
            <w:r w:rsidRPr="0057151A">
              <w:t>Productive Counters,</w:t>
            </w:r>
          </w:p>
          <w:p w14:paraId="6CA937A4" w14:textId="77777777" w:rsidR="008F3E6A" w:rsidRPr="0057151A" w:rsidRDefault="008F3E6A" w:rsidP="008F3E6A">
            <w:pPr>
              <w:spacing w:line="240" w:lineRule="auto"/>
              <w:ind w:firstLine="0"/>
              <w:jc w:val="center"/>
            </w:pPr>
            <w:r w:rsidRPr="0057151A">
              <w:t>IHC &lt; 99</w:t>
            </w:r>
          </w:p>
          <w:p w14:paraId="32C87036" w14:textId="77777777" w:rsidR="008F3E6A" w:rsidRPr="0057151A" w:rsidRDefault="008F3E6A" w:rsidP="008F3E6A">
            <w:pPr>
              <w:spacing w:line="240" w:lineRule="auto"/>
              <w:ind w:firstLine="0"/>
              <w:jc w:val="center"/>
            </w:pPr>
            <w:r w:rsidRPr="0057151A">
              <w:t>(N = 41)</w:t>
            </w:r>
          </w:p>
        </w:tc>
        <w:tc>
          <w:tcPr>
            <w:tcW w:w="442" w:type="dxa"/>
            <w:tcBorders>
              <w:top w:val="single" w:sz="4" w:space="0" w:color="000000"/>
              <w:left w:val="nil"/>
              <w:bottom w:val="nil"/>
              <w:right w:val="nil"/>
            </w:tcBorders>
          </w:tcPr>
          <w:p w14:paraId="4E85952B" w14:textId="77777777" w:rsidR="008F3E6A" w:rsidRPr="0057151A" w:rsidRDefault="008F3E6A" w:rsidP="008F3E6A">
            <w:pPr>
              <w:spacing w:line="240" w:lineRule="auto"/>
              <w:ind w:firstLine="0"/>
              <w:jc w:val="center"/>
            </w:pPr>
          </w:p>
        </w:tc>
        <w:tc>
          <w:tcPr>
            <w:tcW w:w="1560" w:type="dxa"/>
            <w:vMerge w:val="restart"/>
            <w:tcBorders>
              <w:top w:val="single" w:sz="4" w:space="0" w:color="000000"/>
              <w:left w:val="nil"/>
              <w:right w:val="nil"/>
            </w:tcBorders>
          </w:tcPr>
          <w:p w14:paraId="75B86C62" w14:textId="77777777" w:rsidR="008F3E6A" w:rsidRPr="0057151A" w:rsidRDefault="008F3E6A" w:rsidP="008F3E6A">
            <w:pPr>
              <w:spacing w:line="240" w:lineRule="auto"/>
              <w:ind w:firstLine="0"/>
              <w:jc w:val="center"/>
            </w:pPr>
            <w:r w:rsidRPr="0057151A">
              <w:t>Productive Counters,</w:t>
            </w:r>
          </w:p>
          <w:p w14:paraId="3F22DCAB" w14:textId="77777777" w:rsidR="008F3E6A" w:rsidRPr="0057151A" w:rsidRDefault="008F3E6A" w:rsidP="008F3E6A">
            <w:pPr>
              <w:spacing w:line="240" w:lineRule="auto"/>
              <w:ind w:firstLine="0"/>
              <w:jc w:val="center"/>
            </w:pPr>
            <w:r w:rsidRPr="0057151A">
              <w:t xml:space="preserve">IHC </w:t>
            </w:r>
            <w:r w:rsidRPr="0057151A">
              <w:rPr>
                <w:rFonts w:eastAsia="Gungsuh"/>
                <w:sz w:val="24"/>
                <w:szCs w:val="24"/>
              </w:rPr>
              <w:t xml:space="preserve">≥ </w:t>
            </w:r>
            <w:r w:rsidRPr="0057151A">
              <w:t>99</w:t>
            </w:r>
          </w:p>
          <w:p w14:paraId="377869B5" w14:textId="77777777" w:rsidR="008F3E6A" w:rsidRPr="0057151A" w:rsidRDefault="008F3E6A" w:rsidP="008F3E6A">
            <w:pPr>
              <w:spacing w:line="240" w:lineRule="auto"/>
              <w:ind w:firstLine="0"/>
              <w:jc w:val="center"/>
            </w:pPr>
            <w:r w:rsidRPr="0057151A">
              <w:t>(N = 32)</w:t>
            </w:r>
          </w:p>
        </w:tc>
        <w:tc>
          <w:tcPr>
            <w:tcW w:w="246" w:type="dxa"/>
            <w:tcBorders>
              <w:top w:val="single" w:sz="4" w:space="0" w:color="000000"/>
              <w:left w:val="nil"/>
              <w:bottom w:val="nil"/>
              <w:right w:val="nil"/>
            </w:tcBorders>
          </w:tcPr>
          <w:p w14:paraId="217C1993" w14:textId="77777777" w:rsidR="008F3E6A" w:rsidRPr="0057151A" w:rsidRDefault="008F3E6A" w:rsidP="008F3E6A">
            <w:pPr>
              <w:spacing w:line="240" w:lineRule="auto"/>
              <w:ind w:firstLine="0"/>
              <w:jc w:val="center"/>
            </w:pPr>
          </w:p>
        </w:tc>
        <w:tc>
          <w:tcPr>
            <w:tcW w:w="1220" w:type="dxa"/>
            <w:vMerge w:val="restart"/>
            <w:tcBorders>
              <w:top w:val="single" w:sz="4" w:space="0" w:color="000000"/>
              <w:left w:val="nil"/>
            </w:tcBorders>
          </w:tcPr>
          <w:p w14:paraId="30EDE78F" w14:textId="77777777" w:rsidR="008F3E6A" w:rsidRPr="0057151A" w:rsidRDefault="008F3E6A" w:rsidP="008F3E6A">
            <w:pPr>
              <w:spacing w:line="240" w:lineRule="auto"/>
              <w:ind w:firstLine="0"/>
              <w:jc w:val="center"/>
            </w:pPr>
            <w:r w:rsidRPr="0057151A">
              <w:t>Total</w:t>
            </w:r>
          </w:p>
          <w:p w14:paraId="31D9138B" w14:textId="77777777" w:rsidR="008F3E6A" w:rsidRPr="0057151A" w:rsidRDefault="008F3E6A" w:rsidP="008F3E6A">
            <w:pPr>
              <w:spacing w:line="240" w:lineRule="auto"/>
              <w:ind w:firstLine="0"/>
              <w:jc w:val="center"/>
            </w:pPr>
          </w:p>
          <w:p w14:paraId="6FCF96FB" w14:textId="77777777" w:rsidR="008F3E6A" w:rsidRPr="0057151A" w:rsidRDefault="008F3E6A" w:rsidP="008F3E6A">
            <w:pPr>
              <w:spacing w:line="240" w:lineRule="auto"/>
              <w:ind w:firstLine="0"/>
              <w:jc w:val="center"/>
            </w:pPr>
          </w:p>
          <w:p w14:paraId="09E01313" w14:textId="77777777" w:rsidR="008F3E6A" w:rsidRPr="0057151A" w:rsidRDefault="008F3E6A" w:rsidP="008F3E6A">
            <w:pPr>
              <w:spacing w:line="240" w:lineRule="auto"/>
              <w:ind w:firstLine="0"/>
              <w:jc w:val="center"/>
            </w:pPr>
            <w:r w:rsidRPr="0057151A">
              <w:t>(N = 122)</w:t>
            </w:r>
          </w:p>
        </w:tc>
      </w:tr>
      <w:tr w:rsidR="008F3E6A" w:rsidRPr="0057151A" w14:paraId="3077AB80" w14:textId="77777777" w:rsidTr="008F3E6A">
        <w:tc>
          <w:tcPr>
            <w:tcW w:w="2680" w:type="dxa"/>
            <w:vMerge/>
            <w:tcBorders>
              <w:top w:val="single" w:sz="4" w:space="0" w:color="000000"/>
              <w:right w:val="nil"/>
            </w:tcBorders>
          </w:tcPr>
          <w:p w14:paraId="18573ABE" w14:textId="77777777" w:rsidR="008F3E6A" w:rsidRPr="0057151A" w:rsidRDefault="008F3E6A" w:rsidP="008F3E6A">
            <w:pPr>
              <w:widowControl w:val="0"/>
              <w:pBdr>
                <w:top w:val="nil"/>
                <w:left w:val="nil"/>
                <w:bottom w:val="nil"/>
                <w:right w:val="nil"/>
                <w:between w:val="nil"/>
              </w:pBdr>
              <w:spacing w:line="276" w:lineRule="auto"/>
              <w:ind w:firstLine="0"/>
            </w:pPr>
          </w:p>
        </w:tc>
        <w:tc>
          <w:tcPr>
            <w:tcW w:w="1388" w:type="dxa"/>
            <w:vMerge/>
            <w:tcBorders>
              <w:top w:val="single" w:sz="4" w:space="0" w:color="000000"/>
              <w:left w:val="nil"/>
              <w:right w:val="nil"/>
            </w:tcBorders>
          </w:tcPr>
          <w:p w14:paraId="6575562D" w14:textId="77777777" w:rsidR="008F3E6A" w:rsidRPr="0057151A" w:rsidRDefault="008F3E6A" w:rsidP="008F3E6A">
            <w:pPr>
              <w:widowControl w:val="0"/>
              <w:pBdr>
                <w:top w:val="nil"/>
                <w:left w:val="nil"/>
                <w:bottom w:val="nil"/>
                <w:right w:val="nil"/>
                <w:between w:val="nil"/>
              </w:pBdr>
              <w:spacing w:line="276" w:lineRule="auto"/>
              <w:ind w:firstLine="0"/>
            </w:pPr>
          </w:p>
        </w:tc>
        <w:tc>
          <w:tcPr>
            <w:tcW w:w="354" w:type="dxa"/>
            <w:tcBorders>
              <w:top w:val="nil"/>
              <w:left w:val="nil"/>
              <w:bottom w:val="nil"/>
              <w:right w:val="nil"/>
            </w:tcBorders>
          </w:tcPr>
          <w:p w14:paraId="6177DD4E" w14:textId="77777777" w:rsidR="008F3E6A" w:rsidRPr="0057151A" w:rsidRDefault="008F3E6A" w:rsidP="008F3E6A">
            <w:pPr>
              <w:spacing w:line="240" w:lineRule="auto"/>
              <w:ind w:firstLine="0"/>
              <w:jc w:val="center"/>
            </w:pPr>
          </w:p>
        </w:tc>
        <w:tc>
          <w:tcPr>
            <w:tcW w:w="1326" w:type="dxa"/>
            <w:vMerge/>
            <w:tcBorders>
              <w:top w:val="single" w:sz="4" w:space="0" w:color="000000"/>
              <w:left w:val="nil"/>
              <w:right w:val="nil"/>
            </w:tcBorders>
          </w:tcPr>
          <w:p w14:paraId="4E71D4D3" w14:textId="77777777" w:rsidR="008F3E6A" w:rsidRPr="0057151A" w:rsidRDefault="008F3E6A" w:rsidP="008F3E6A">
            <w:pPr>
              <w:widowControl w:val="0"/>
              <w:pBdr>
                <w:top w:val="nil"/>
                <w:left w:val="nil"/>
                <w:bottom w:val="nil"/>
                <w:right w:val="nil"/>
                <w:between w:val="nil"/>
              </w:pBdr>
              <w:spacing w:line="276" w:lineRule="auto"/>
              <w:ind w:firstLine="0"/>
            </w:pPr>
          </w:p>
        </w:tc>
        <w:tc>
          <w:tcPr>
            <w:tcW w:w="442" w:type="dxa"/>
            <w:tcBorders>
              <w:top w:val="nil"/>
              <w:left w:val="nil"/>
              <w:bottom w:val="nil"/>
              <w:right w:val="nil"/>
            </w:tcBorders>
          </w:tcPr>
          <w:p w14:paraId="7FFE742C" w14:textId="77777777" w:rsidR="008F3E6A" w:rsidRPr="0057151A" w:rsidRDefault="008F3E6A" w:rsidP="008F3E6A">
            <w:pPr>
              <w:spacing w:line="240" w:lineRule="auto"/>
              <w:ind w:firstLine="0"/>
              <w:jc w:val="center"/>
            </w:pPr>
          </w:p>
        </w:tc>
        <w:tc>
          <w:tcPr>
            <w:tcW w:w="1560" w:type="dxa"/>
            <w:vMerge/>
            <w:tcBorders>
              <w:top w:val="single" w:sz="4" w:space="0" w:color="000000"/>
              <w:left w:val="nil"/>
              <w:right w:val="nil"/>
            </w:tcBorders>
          </w:tcPr>
          <w:p w14:paraId="5FBBADCD" w14:textId="77777777" w:rsidR="008F3E6A" w:rsidRPr="0057151A" w:rsidRDefault="008F3E6A" w:rsidP="008F3E6A">
            <w:pPr>
              <w:widowControl w:val="0"/>
              <w:pBdr>
                <w:top w:val="nil"/>
                <w:left w:val="nil"/>
                <w:bottom w:val="nil"/>
                <w:right w:val="nil"/>
                <w:between w:val="nil"/>
              </w:pBdr>
              <w:spacing w:line="276" w:lineRule="auto"/>
              <w:ind w:firstLine="0"/>
            </w:pPr>
          </w:p>
        </w:tc>
        <w:tc>
          <w:tcPr>
            <w:tcW w:w="246" w:type="dxa"/>
            <w:tcBorders>
              <w:top w:val="nil"/>
              <w:left w:val="nil"/>
              <w:bottom w:val="nil"/>
              <w:right w:val="nil"/>
            </w:tcBorders>
          </w:tcPr>
          <w:p w14:paraId="3E076804" w14:textId="77777777" w:rsidR="008F3E6A" w:rsidRPr="0057151A" w:rsidRDefault="008F3E6A" w:rsidP="008F3E6A">
            <w:pPr>
              <w:spacing w:line="240" w:lineRule="auto"/>
              <w:ind w:firstLine="0"/>
              <w:jc w:val="center"/>
            </w:pPr>
          </w:p>
        </w:tc>
        <w:tc>
          <w:tcPr>
            <w:tcW w:w="1220" w:type="dxa"/>
            <w:vMerge/>
            <w:tcBorders>
              <w:top w:val="single" w:sz="4" w:space="0" w:color="000000"/>
              <w:left w:val="nil"/>
            </w:tcBorders>
          </w:tcPr>
          <w:p w14:paraId="3D2E336D" w14:textId="77777777" w:rsidR="008F3E6A" w:rsidRPr="0057151A" w:rsidRDefault="008F3E6A" w:rsidP="008F3E6A">
            <w:pPr>
              <w:widowControl w:val="0"/>
              <w:pBdr>
                <w:top w:val="nil"/>
                <w:left w:val="nil"/>
                <w:bottom w:val="nil"/>
                <w:right w:val="nil"/>
                <w:between w:val="nil"/>
              </w:pBdr>
              <w:spacing w:line="276" w:lineRule="auto"/>
              <w:ind w:firstLine="0"/>
            </w:pPr>
          </w:p>
        </w:tc>
      </w:tr>
      <w:tr w:rsidR="008F3E6A" w:rsidRPr="0057151A" w14:paraId="0F6F0C1C" w14:textId="77777777" w:rsidTr="008F3E6A">
        <w:tc>
          <w:tcPr>
            <w:tcW w:w="2680" w:type="dxa"/>
            <w:tcBorders>
              <w:top w:val="single" w:sz="4" w:space="0" w:color="000000"/>
              <w:bottom w:val="nil"/>
              <w:right w:val="nil"/>
            </w:tcBorders>
          </w:tcPr>
          <w:p w14:paraId="79FB0B3D" w14:textId="77777777" w:rsidR="008F3E6A" w:rsidRPr="0057151A" w:rsidRDefault="008F3E6A" w:rsidP="008F3E6A">
            <w:pPr>
              <w:spacing w:line="240" w:lineRule="auto"/>
              <w:ind w:firstLine="0"/>
            </w:pPr>
            <w:r w:rsidRPr="0057151A">
              <w:t>No Infinity Knowledge</w:t>
            </w:r>
          </w:p>
        </w:tc>
        <w:tc>
          <w:tcPr>
            <w:tcW w:w="1388" w:type="dxa"/>
            <w:tcBorders>
              <w:top w:val="single" w:sz="4" w:space="0" w:color="000000"/>
              <w:left w:val="nil"/>
              <w:bottom w:val="nil"/>
              <w:right w:val="nil"/>
            </w:tcBorders>
          </w:tcPr>
          <w:p w14:paraId="2EEB16C7" w14:textId="77777777" w:rsidR="008F3E6A" w:rsidRPr="0057151A" w:rsidRDefault="008F3E6A" w:rsidP="008F3E6A">
            <w:pPr>
              <w:spacing w:line="240" w:lineRule="auto"/>
              <w:ind w:firstLine="0"/>
              <w:jc w:val="center"/>
            </w:pPr>
            <w:r w:rsidRPr="0057151A">
              <w:t>33 (67%)</w:t>
            </w:r>
          </w:p>
        </w:tc>
        <w:tc>
          <w:tcPr>
            <w:tcW w:w="354" w:type="dxa"/>
            <w:tcBorders>
              <w:top w:val="nil"/>
              <w:left w:val="nil"/>
              <w:bottom w:val="nil"/>
              <w:right w:val="nil"/>
            </w:tcBorders>
          </w:tcPr>
          <w:p w14:paraId="0BD58E43" w14:textId="77777777" w:rsidR="008F3E6A" w:rsidRPr="0057151A" w:rsidRDefault="008F3E6A" w:rsidP="008F3E6A">
            <w:pPr>
              <w:spacing w:line="240" w:lineRule="auto"/>
              <w:ind w:firstLine="0"/>
              <w:jc w:val="center"/>
            </w:pPr>
          </w:p>
        </w:tc>
        <w:tc>
          <w:tcPr>
            <w:tcW w:w="1326" w:type="dxa"/>
            <w:tcBorders>
              <w:top w:val="single" w:sz="4" w:space="0" w:color="000000"/>
              <w:left w:val="nil"/>
              <w:bottom w:val="nil"/>
              <w:right w:val="nil"/>
            </w:tcBorders>
          </w:tcPr>
          <w:p w14:paraId="1ABF5C23" w14:textId="77777777" w:rsidR="008F3E6A" w:rsidRPr="0057151A" w:rsidRDefault="008F3E6A" w:rsidP="008F3E6A">
            <w:pPr>
              <w:spacing w:line="240" w:lineRule="auto"/>
              <w:ind w:firstLine="0"/>
              <w:jc w:val="center"/>
            </w:pPr>
            <w:r w:rsidRPr="0057151A">
              <w:t>18 (44%)</w:t>
            </w:r>
          </w:p>
        </w:tc>
        <w:tc>
          <w:tcPr>
            <w:tcW w:w="442" w:type="dxa"/>
            <w:tcBorders>
              <w:top w:val="nil"/>
              <w:left w:val="nil"/>
              <w:bottom w:val="nil"/>
              <w:right w:val="nil"/>
            </w:tcBorders>
          </w:tcPr>
          <w:p w14:paraId="3A3E5C3E" w14:textId="77777777" w:rsidR="008F3E6A" w:rsidRPr="0057151A" w:rsidRDefault="008F3E6A" w:rsidP="008F3E6A">
            <w:pPr>
              <w:spacing w:line="240" w:lineRule="auto"/>
              <w:ind w:firstLine="0"/>
              <w:jc w:val="center"/>
            </w:pPr>
          </w:p>
        </w:tc>
        <w:tc>
          <w:tcPr>
            <w:tcW w:w="1560" w:type="dxa"/>
            <w:tcBorders>
              <w:top w:val="single" w:sz="4" w:space="0" w:color="000000"/>
              <w:left w:val="nil"/>
              <w:bottom w:val="nil"/>
              <w:right w:val="nil"/>
            </w:tcBorders>
          </w:tcPr>
          <w:p w14:paraId="056592D7" w14:textId="77777777" w:rsidR="008F3E6A" w:rsidRPr="0057151A" w:rsidRDefault="008F3E6A" w:rsidP="008F3E6A">
            <w:pPr>
              <w:spacing w:line="240" w:lineRule="auto"/>
              <w:ind w:firstLine="0"/>
              <w:jc w:val="center"/>
            </w:pPr>
            <w:r w:rsidRPr="0057151A">
              <w:t>8 (25%)</w:t>
            </w:r>
          </w:p>
        </w:tc>
        <w:tc>
          <w:tcPr>
            <w:tcW w:w="246" w:type="dxa"/>
            <w:tcBorders>
              <w:top w:val="nil"/>
              <w:left w:val="nil"/>
              <w:bottom w:val="nil"/>
              <w:right w:val="nil"/>
            </w:tcBorders>
          </w:tcPr>
          <w:p w14:paraId="24BEED31" w14:textId="77777777" w:rsidR="008F3E6A" w:rsidRPr="0057151A" w:rsidRDefault="008F3E6A" w:rsidP="008F3E6A">
            <w:pPr>
              <w:spacing w:line="240" w:lineRule="auto"/>
              <w:ind w:firstLine="0"/>
              <w:jc w:val="center"/>
            </w:pPr>
          </w:p>
        </w:tc>
        <w:tc>
          <w:tcPr>
            <w:tcW w:w="1220" w:type="dxa"/>
            <w:tcBorders>
              <w:top w:val="single" w:sz="4" w:space="0" w:color="000000"/>
              <w:left w:val="nil"/>
              <w:bottom w:val="nil"/>
            </w:tcBorders>
          </w:tcPr>
          <w:p w14:paraId="4B9E3549" w14:textId="77777777" w:rsidR="008F3E6A" w:rsidRPr="0057151A" w:rsidRDefault="008F3E6A" w:rsidP="008F3E6A">
            <w:pPr>
              <w:spacing w:line="240" w:lineRule="auto"/>
              <w:ind w:firstLine="0"/>
              <w:jc w:val="center"/>
            </w:pPr>
            <w:r w:rsidRPr="0057151A">
              <w:t>59 (48%)</w:t>
            </w:r>
          </w:p>
        </w:tc>
      </w:tr>
      <w:tr w:rsidR="008F3E6A" w:rsidRPr="0057151A" w14:paraId="0AA53D19" w14:textId="77777777" w:rsidTr="008F3E6A">
        <w:tc>
          <w:tcPr>
            <w:tcW w:w="2680" w:type="dxa"/>
            <w:tcBorders>
              <w:top w:val="nil"/>
              <w:bottom w:val="nil"/>
              <w:right w:val="nil"/>
            </w:tcBorders>
          </w:tcPr>
          <w:p w14:paraId="323058CD" w14:textId="77777777" w:rsidR="008F3E6A" w:rsidRPr="0057151A" w:rsidRDefault="008F3E6A" w:rsidP="008F3E6A">
            <w:pPr>
              <w:spacing w:line="240" w:lineRule="auto"/>
              <w:ind w:firstLine="0"/>
            </w:pPr>
            <w:r w:rsidRPr="0057151A">
              <w:t>Only Successor Knowledge</w:t>
            </w:r>
          </w:p>
        </w:tc>
        <w:tc>
          <w:tcPr>
            <w:tcW w:w="1388" w:type="dxa"/>
            <w:tcBorders>
              <w:top w:val="nil"/>
              <w:left w:val="nil"/>
              <w:bottom w:val="nil"/>
              <w:right w:val="nil"/>
            </w:tcBorders>
          </w:tcPr>
          <w:p w14:paraId="03CB8705" w14:textId="77777777" w:rsidR="008F3E6A" w:rsidRPr="0057151A" w:rsidRDefault="008F3E6A" w:rsidP="008F3E6A">
            <w:pPr>
              <w:spacing w:line="240" w:lineRule="auto"/>
              <w:ind w:firstLine="0"/>
              <w:jc w:val="center"/>
            </w:pPr>
            <w:r w:rsidRPr="0057151A">
              <w:t>12 (24%)</w:t>
            </w:r>
          </w:p>
        </w:tc>
        <w:tc>
          <w:tcPr>
            <w:tcW w:w="354" w:type="dxa"/>
            <w:tcBorders>
              <w:top w:val="nil"/>
              <w:left w:val="nil"/>
              <w:bottom w:val="nil"/>
              <w:right w:val="nil"/>
            </w:tcBorders>
          </w:tcPr>
          <w:p w14:paraId="3207766D"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6357027F" w14:textId="77777777" w:rsidR="008F3E6A" w:rsidRPr="0057151A" w:rsidRDefault="008F3E6A" w:rsidP="008F3E6A">
            <w:pPr>
              <w:spacing w:line="240" w:lineRule="auto"/>
              <w:ind w:firstLine="0"/>
              <w:jc w:val="center"/>
            </w:pPr>
            <w:r w:rsidRPr="0057151A">
              <w:t>10 (24%)</w:t>
            </w:r>
          </w:p>
        </w:tc>
        <w:tc>
          <w:tcPr>
            <w:tcW w:w="442" w:type="dxa"/>
            <w:tcBorders>
              <w:top w:val="nil"/>
              <w:left w:val="nil"/>
              <w:bottom w:val="nil"/>
              <w:right w:val="nil"/>
            </w:tcBorders>
          </w:tcPr>
          <w:p w14:paraId="1C07A63E"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6C8165C6" w14:textId="77777777" w:rsidR="008F3E6A" w:rsidRPr="0057151A" w:rsidRDefault="008F3E6A" w:rsidP="008F3E6A">
            <w:pPr>
              <w:spacing w:line="240" w:lineRule="auto"/>
              <w:ind w:firstLine="0"/>
              <w:jc w:val="center"/>
            </w:pPr>
            <w:r w:rsidRPr="0057151A">
              <w:t>7 (22%)</w:t>
            </w:r>
          </w:p>
        </w:tc>
        <w:tc>
          <w:tcPr>
            <w:tcW w:w="246" w:type="dxa"/>
            <w:tcBorders>
              <w:top w:val="nil"/>
              <w:left w:val="nil"/>
              <w:bottom w:val="nil"/>
              <w:right w:val="nil"/>
            </w:tcBorders>
          </w:tcPr>
          <w:p w14:paraId="3B2A412F"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5F138369" w14:textId="77777777" w:rsidR="008F3E6A" w:rsidRPr="0057151A" w:rsidRDefault="008F3E6A" w:rsidP="008F3E6A">
            <w:pPr>
              <w:spacing w:line="240" w:lineRule="auto"/>
              <w:ind w:firstLine="0"/>
              <w:jc w:val="center"/>
            </w:pPr>
            <w:r w:rsidRPr="0057151A">
              <w:t>29 (24%)</w:t>
            </w:r>
          </w:p>
        </w:tc>
      </w:tr>
      <w:tr w:rsidR="008F3E6A" w:rsidRPr="0057151A" w14:paraId="2599D3F9" w14:textId="77777777" w:rsidTr="008F3E6A">
        <w:tc>
          <w:tcPr>
            <w:tcW w:w="2680" w:type="dxa"/>
            <w:tcBorders>
              <w:top w:val="nil"/>
              <w:bottom w:val="nil"/>
              <w:right w:val="nil"/>
            </w:tcBorders>
          </w:tcPr>
          <w:p w14:paraId="0025956B" w14:textId="77777777" w:rsidR="008F3E6A" w:rsidRPr="0057151A" w:rsidRDefault="008F3E6A" w:rsidP="008F3E6A">
            <w:pPr>
              <w:spacing w:line="240" w:lineRule="auto"/>
              <w:ind w:firstLine="0"/>
            </w:pPr>
            <w:r w:rsidRPr="0057151A">
              <w:t>Only Endless Knowledge</w:t>
            </w:r>
          </w:p>
        </w:tc>
        <w:tc>
          <w:tcPr>
            <w:tcW w:w="1388" w:type="dxa"/>
            <w:tcBorders>
              <w:top w:val="nil"/>
              <w:left w:val="nil"/>
              <w:bottom w:val="nil"/>
              <w:right w:val="nil"/>
            </w:tcBorders>
          </w:tcPr>
          <w:p w14:paraId="3CE1D93A" w14:textId="77777777" w:rsidR="008F3E6A" w:rsidRPr="0057151A" w:rsidRDefault="008F3E6A" w:rsidP="008F3E6A">
            <w:pPr>
              <w:spacing w:line="240" w:lineRule="auto"/>
              <w:ind w:firstLine="0"/>
              <w:jc w:val="center"/>
            </w:pPr>
            <w:r w:rsidRPr="0057151A">
              <w:t>1 (2%)</w:t>
            </w:r>
          </w:p>
        </w:tc>
        <w:tc>
          <w:tcPr>
            <w:tcW w:w="354" w:type="dxa"/>
            <w:tcBorders>
              <w:top w:val="nil"/>
              <w:left w:val="nil"/>
              <w:bottom w:val="nil"/>
              <w:right w:val="nil"/>
            </w:tcBorders>
          </w:tcPr>
          <w:p w14:paraId="3F57581E"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14DC5B28" w14:textId="77777777" w:rsidR="008F3E6A" w:rsidRPr="0057151A" w:rsidRDefault="008F3E6A" w:rsidP="008F3E6A">
            <w:pPr>
              <w:spacing w:line="240" w:lineRule="auto"/>
              <w:ind w:firstLine="0"/>
              <w:jc w:val="center"/>
            </w:pPr>
            <w:r w:rsidRPr="0057151A">
              <w:t>4 (10%)</w:t>
            </w:r>
          </w:p>
        </w:tc>
        <w:tc>
          <w:tcPr>
            <w:tcW w:w="442" w:type="dxa"/>
            <w:tcBorders>
              <w:top w:val="nil"/>
              <w:left w:val="nil"/>
              <w:bottom w:val="nil"/>
              <w:right w:val="nil"/>
            </w:tcBorders>
          </w:tcPr>
          <w:p w14:paraId="64A1C25B"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2CA9F912" w14:textId="77777777" w:rsidR="008F3E6A" w:rsidRPr="0057151A" w:rsidRDefault="008F3E6A" w:rsidP="008F3E6A">
            <w:pPr>
              <w:spacing w:line="240" w:lineRule="auto"/>
              <w:ind w:firstLine="0"/>
              <w:jc w:val="center"/>
            </w:pPr>
            <w:r w:rsidRPr="0057151A">
              <w:t>6 (19%)</w:t>
            </w:r>
          </w:p>
        </w:tc>
        <w:tc>
          <w:tcPr>
            <w:tcW w:w="246" w:type="dxa"/>
            <w:tcBorders>
              <w:top w:val="nil"/>
              <w:left w:val="nil"/>
              <w:bottom w:val="nil"/>
              <w:right w:val="nil"/>
            </w:tcBorders>
          </w:tcPr>
          <w:p w14:paraId="0FC5037B"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1423344B" w14:textId="77777777" w:rsidR="008F3E6A" w:rsidRPr="0057151A" w:rsidRDefault="008F3E6A" w:rsidP="008F3E6A">
            <w:pPr>
              <w:spacing w:line="240" w:lineRule="auto"/>
              <w:ind w:firstLine="0"/>
              <w:jc w:val="center"/>
            </w:pPr>
            <w:r w:rsidRPr="0057151A">
              <w:t>11 (9%)</w:t>
            </w:r>
          </w:p>
        </w:tc>
      </w:tr>
      <w:tr w:rsidR="008F3E6A" w:rsidRPr="0057151A" w14:paraId="6A729424" w14:textId="77777777" w:rsidTr="008F3E6A">
        <w:tc>
          <w:tcPr>
            <w:tcW w:w="2680" w:type="dxa"/>
            <w:tcBorders>
              <w:top w:val="nil"/>
              <w:bottom w:val="single" w:sz="4" w:space="0" w:color="000000"/>
              <w:right w:val="nil"/>
            </w:tcBorders>
          </w:tcPr>
          <w:p w14:paraId="1965D02D" w14:textId="77777777" w:rsidR="008F3E6A" w:rsidRPr="0057151A" w:rsidRDefault="008F3E6A" w:rsidP="008F3E6A">
            <w:pPr>
              <w:spacing w:line="240" w:lineRule="auto"/>
              <w:ind w:firstLine="0"/>
            </w:pPr>
            <w:r w:rsidRPr="0057151A">
              <w:t>Full Infinity Knowledge</w:t>
            </w:r>
          </w:p>
        </w:tc>
        <w:tc>
          <w:tcPr>
            <w:tcW w:w="1388" w:type="dxa"/>
            <w:tcBorders>
              <w:top w:val="nil"/>
              <w:left w:val="nil"/>
              <w:bottom w:val="single" w:sz="4" w:space="0" w:color="000000"/>
              <w:right w:val="nil"/>
            </w:tcBorders>
          </w:tcPr>
          <w:p w14:paraId="71F00438" w14:textId="77777777" w:rsidR="008F3E6A" w:rsidRPr="0057151A" w:rsidRDefault="008F3E6A" w:rsidP="008F3E6A">
            <w:pPr>
              <w:spacing w:line="240" w:lineRule="auto"/>
              <w:ind w:firstLine="0"/>
              <w:jc w:val="center"/>
            </w:pPr>
            <w:r w:rsidRPr="0057151A">
              <w:t>3 (6%)</w:t>
            </w:r>
          </w:p>
        </w:tc>
        <w:tc>
          <w:tcPr>
            <w:tcW w:w="354" w:type="dxa"/>
            <w:tcBorders>
              <w:top w:val="nil"/>
              <w:left w:val="nil"/>
              <w:bottom w:val="single" w:sz="4" w:space="0" w:color="000000"/>
              <w:right w:val="nil"/>
            </w:tcBorders>
          </w:tcPr>
          <w:p w14:paraId="1FDEC930" w14:textId="77777777" w:rsidR="008F3E6A" w:rsidRPr="0057151A" w:rsidRDefault="008F3E6A" w:rsidP="008F3E6A">
            <w:pPr>
              <w:spacing w:line="240" w:lineRule="auto"/>
              <w:ind w:firstLine="0"/>
              <w:jc w:val="center"/>
            </w:pPr>
          </w:p>
        </w:tc>
        <w:tc>
          <w:tcPr>
            <w:tcW w:w="1326" w:type="dxa"/>
            <w:tcBorders>
              <w:top w:val="nil"/>
              <w:left w:val="nil"/>
              <w:bottom w:val="single" w:sz="4" w:space="0" w:color="000000"/>
              <w:right w:val="nil"/>
            </w:tcBorders>
          </w:tcPr>
          <w:p w14:paraId="40D8FF31" w14:textId="77777777" w:rsidR="008F3E6A" w:rsidRPr="0057151A" w:rsidRDefault="008F3E6A" w:rsidP="008F3E6A">
            <w:pPr>
              <w:spacing w:line="240" w:lineRule="auto"/>
              <w:ind w:firstLine="0"/>
              <w:jc w:val="center"/>
            </w:pPr>
            <w:r w:rsidRPr="0057151A">
              <w:t>9 (22%)</w:t>
            </w:r>
          </w:p>
        </w:tc>
        <w:tc>
          <w:tcPr>
            <w:tcW w:w="442" w:type="dxa"/>
            <w:tcBorders>
              <w:top w:val="nil"/>
              <w:left w:val="nil"/>
              <w:bottom w:val="single" w:sz="4" w:space="0" w:color="000000"/>
              <w:right w:val="nil"/>
            </w:tcBorders>
          </w:tcPr>
          <w:p w14:paraId="5FC2E2F3" w14:textId="77777777" w:rsidR="008F3E6A" w:rsidRPr="0057151A" w:rsidRDefault="008F3E6A" w:rsidP="008F3E6A">
            <w:pPr>
              <w:spacing w:line="240" w:lineRule="auto"/>
              <w:ind w:firstLine="0"/>
              <w:jc w:val="center"/>
            </w:pPr>
          </w:p>
        </w:tc>
        <w:tc>
          <w:tcPr>
            <w:tcW w:w="1560" w:type="dxa"/>
            <w:tcBorders>
              <w:top w:val="nil"/>
              <w:left w:val="nil"/>
              <w:bottom w:val="single" w:sz="4" w:space="0" w:color="000000"/>
              <w:right w:val="nil"/>
            </w:tcBorders>
          </w:tcPr>
          <w:p w14:paraId="5289708C" w14:textId="77777777" w:rsidR="008F3E6A" w:rsidRPr="0057151A" w:rsidRDefault="008F3E6A" w:rsidP="008F3E6A">
            <w:pPr>
              <w:spacing w:line="240" w:lineRule="auto"/>
              <w:ind w:firstLine="0"/>
              <w:jc w:val="center"/>
            </w:pPr>
            <w:r w:rsidRPr="0057151A">
              <w:t>11 (34%)</w:t>
            </w:r>
          </w:p>
        </w:tc>
        <w:tc>
          <w:tcPr>
            <w:tcW w:w="246" w:type="dxa"/>
            <w:tcBorders>
              <w:top w:val="nil"/>
              <w:left w:val="nil"/>
              <w:bottom w:val="single" w:sz="4" w:space="0" w:color="000000"/>
              <w:right w:val="nil"/>
            </w:tcBorders>
          </w:tcPr>
          <w:p w14:paraId="7DAF96C1" w14:textId="77777777" w:rsidR="008F3E6A" w:rsidRPr="0057151A" w:rsidRDefault="008F3E6A" w:rsidP="008F3E6A">
            <w:pPr>
              <w:spacing w:line="240" w:lineRule="auto"/>
              <w:ind w:firstLine="0"/>
              <w:jc w:val="center"/>
            </w:pPr>
          </w:p>
        </w:tc>
        <w:tc>
          <w:tcPr>
            <w:tcW w:w="1220" w:type="dxa"/>
            <w:tcBorders>
              <w:top w:val="nil"/>
              <w:left w:val="nil"/>
              <w:bottom w:val="single" w:sz="4" w:space="0" w:color="000000"/>
            </w:tcBorders>
          </w:tcPr>
          <w:p w14:paraId="54375988" w14:textId="77777777" w:rsidR="008F3E6A" w:rsidRPr="0057151A" w:rsidRDefault="008F3E6A" w:rsidP="008F3E6A">
            <w:pPr>
              <w:spacing w:line="240" w:lineRule="auto"/>
              <w:ind w:firstLine="0"/>
              <w:jc w:val="center"/>
            </w:pPr>
            <w:r w:rsidRPr="0057151A">
              <w:t>23 (19%)</w:t>
            </w:r>
          </w:p>
        </w:tc>
      </w:tr>
    </w:tbl>
    <w:p w14:paraId="10239CD9" w14:textId="167CCBFC" w:rsidR="00614BDE" w:rsidRPr="0057151A" w:rsidRDefault="0076183A" w:rsidP="00160D18">
      <w:pPr>
        <w:rPr>
          <w:sz w:val="24"/>
          <w:szCs w:val="24"/>
        </w:rPr>
      </w:pPr>
      <w:r w:rsidRPr="0057151A">
        <w:rPr>
          <w:sz w:val="24"/>
          <w:szCs w:val="24"/>
        </w:rPr>
        <w:t xml:space="preserve">Table 2 reports the frequency of these outcome classifications. </w:t>
      </w:r>
      <w:r w:rsidR="00E532BA" w:rsidRPr="0057151A">
        <w:rPr>
          <w:sz w:val="24"/>
          <w:szCs w:val="24"/>
        </w:rPr>
        <w:t xml:space="preserve">About half of our sample (48%, </w:t>
      </w:r>
      <w:r w:rsidR="00E532BA" w:rsidRPr="0057151A">
        <w:rPr>
          <w:i/>
          <w:sz w:val="24"/>
          <w:szCs w:val="24"/>
        </w:rPr>
        <w:t xml:space="preserve">n </w:t>
      </w:r>
      <w:r w:rsidR="00E532BA" w:rsidRPr="0057151A">
        <w:rPr>
          <w:sz w:val="24"/>
          <w:szCs w:val="24"/>
        </w:rPr>
        <w:t xml:space="preserve">= 59) demonstrated no knowledge of infinity, claiming that there was a biggest number and that it was not possible to keep adding one. Non-Productive counters were more likely to fall in this category than Productive counters (67% of Non-Productive vs. 36% of Productive counters, </w:t>
      </w:r>
      <w:r w:rsidR="00E532BA" w:rsidRPr="00E03CF1">
        <w:rPr>
          <w:rFonts w:ascii="Cambria Math" w:eastAsia="Cambria Math" w:hAnsi="Cambria Math"/>
          <w:color w:val="222222"/>
          <w:sz w:val="24"/>
          <w:highlight w:val="white"/>
        </w:rPr>
        <w:t>𝛘</w:t>
      </w:r>
      <w:r w:rsidR="00E532BA" w:rsidRPr="00E03CF1">
        <w:rPr>
          <w:color w:val="222222"/>
          <w:sz w:val="24"/>
          <w:highlight w:val="white"/>
          <w:vertAlign w:val="superscript"/>
        </w:rPr>
        <w:t>2</w:t>
      </w:r>
      <w:r w:rsidR="00E532BA" w:rsidRPr="0057151A">
        <w:rPr>
          <w:sz w:val="24"/>
          <w:szCs w:val="24"/>
        </w:rPr>
        <w:t xml:space="preserve">(1) = 10.58, </w:t>
      </w:r>
      <w:r w:rsidR="00E532BA" w:rsidRPr="0057151A">
        <w:rPr>
          <w:i/>
          <w:sz w:val="24"/>
          <w:szCs w:val="24"/>
        </w:rPr>
        <w:t>p</w:t>
      </w:r>
      <w:r w:rsidR="00E532BA" w:rsidRPr="0057151A">
        <w:rPr>
          <w:sz w:val="24"/>
          <w:szCs w:val="24"/>
        </w:rPr>
        <w:t xml:space="preserve"> = .001). A smaller fraction of our sample (19%, </w:t>
      </w:r>
      <w:r w:rsidR="00E532BA" w:rsidRPr="0057151A">
        <w:rPr>
          <w:i/>
          <w:sz w:val="24"/>
          <w:szCs w:val="24"/>
        </w:rPr>
        <w:t xml:space="preserve">n </w:t>
      </w:r>
      <w:r w:rsidR="00E532BA" w:rsidRPr="0057151A">
        <w:rPr>
          <w:sz w:val="24"/>
          <w:szCs w:val="24"/>
        </w:rPr>
        <w:t>= 23) exhibited full knowledge of infinity, claiming that there was no biggest number and that we could always keep adding one. Productive counters were more likely to exhibit Full Infinity knowledge than Non-</w:t>
      </w:r>
      <w:r w:rsidR="00E532BA" w:rsidRPr="0057151A">
        <w:rPr>
          <w:sz w:val="24"/>
          <w:szCs w:val="24"/>
        </w:rPr>
        <w:lastRenderedPageBreak/>
        <w:t xml:space="preserve">Productive counters (27% vs. 6%, </w:t>
      </w:r>
      <w:r w:rsidR="00E532BA" w:rsidRPr="00E03CF1">
        <w:rPr>
          <w:rFonts w:ascii="Cambria Math" w:eastAsia="Cambria Math" w:hAnsi="Cambria Math"/>
          <w:color w:val="222222"/>
          <w:sz w:val="24"/>
          <w:highlight w:val="white"/>
        </w:rPr>
        <w:t>𝛘</w:t>
      </w:r>
      <w:r w:rsidR="00E532BA" w:rsidRPr="00E03CF1">
        <w:rPr>
          <w:color w:val="222222"/>
          <w:sz w:val="24"/>
          <w:highlight w:val="white"/>
          <w:vertAlign w:val="superscript"/>
        </w:rPr>
        <w:t>2</w:t>
      </w:r>
      <w:r w:rsidR="00E532BA" w:rsidRPr="0057151A">
        <w:rPr>
          <w:sz w:val="24"/>
          <w:szCs w:val="24"/>
        </w:rPr>
        <w:t xml:space="preserve">(1) = 7.34, </w:t>
      </w:r>
      <w:r w:rsidR="00E532BA" w:rsidRPr="0057151A">
        <w:rPr>
          <w:i/>
          <w:sz w:val="24"/>
          <w:szCs w:val="24"/>
        </w:rPr>
        <w:t>p</w:t>
      </w:r>
      <w:r w:rsidR="00E532BA" w:rsidRPr="0057151A">
        <w:rPr>
          <w:sz w:val="24"/>
          <w:szCs w:val="24"/>
        </w:rPr>
        <w:t xml:space="preserve"> = .007). The remaining children (33%, </w:t>
      </w:r>
      <w:r w:rsidR="00E532BA" w:rsidRPr="0057151A">
        <w:rPr>
          <w:i/>
          <w:sz w:val="24"/>
          <w:szCs w:val="24"/>
        </w:rPr>
        <w:t>n</w:t>
      </w:r>
      <w:r w:rsidR="00E532BA" w:rsidRPr="0057151A">
        <w:rPr>
          <w:sz w:val="24"/>
          <w:szCs w:val="24"/>
        </w:rPr>
        <w:t xml:space="preserve"> = 40) had partial knowledge of infinity – claiming either that you could always add one (</w:t>
      </w:r>
      <w:r w:rsidR="00E532BA" w:rsidRPr="0057151A">
        <w:rPr>
          <w:i/>
          <w:sz w:val="24"/>
          <w:szCs w:val="24"/>
        </w:rPr>
        <w:t>n</w:t>
      </w:r>
      <w:r w:rsidR="00E532BA" w:rsidRPr="0057151A">
        <w:rPr>
          <w:sz w:val="24"/>
          <w:szCs w:val="24"/>
        </w:rPr>
        <w:t xml:space="preserve"> = 29) or that there was no biggest number (</w:t>
      </w:r>
      <w:r w:rsidR="00E532BA" w:rsidRPr="0057151A">
        <w:rPr>
          <w:i/>
          <w:sz w:val="24"/>
          <w:szCs w:val="24"/>
        </w:rPr>
        <w:t>n</w:t>
      </w:r>
      <w:r w:rsidR="00E532BA" w:rsidRPr="0057151A">
        <w:rPr>
          <w:sz w:val="24"/>
          <w:szCs w:val="24"/>
        </w:rPr>
        <w:t xml:space="preserve"> = 11), but not both. </w:t>
      </w:r>
      <w:ins w:id="374" w:author="new" w:date="2020-02-26T12:50:00Z">
        <w:r w:rsidR="00E532BA" w:rsidRPr="0057151A">
          <w:rPr>
            <w:sz w:val="24"/>
            <w:szCs w:val="24"/>
          </w:rPr>
          <w:t>The distribution of infinity knowledge categories is comparable to previously reported results (e.g., Cheung et al., 2017; Evans, 1983; Hartnett &amp; Gelman, 1998), although our sample consists of slightly younger participants</w:t>
        </w:r>
      </w:ins>
      <w:r w:rsidR="00E532BA" w:rsidRPr="0057151A">
        <w:rPr>
          <w:sz w:val="24"/>
          <w:szCs w:val="24"/>
        </w:rPr>
        <w:t>.</w:t>
      </w:r>
    </w:p>
    <w:p w14:paraId="7238DE7E" w14:textId="77777777" w:rsidR="00160D18" w:rsidRPr="00E03CF1" w:rsidRDefault="00160D18" w:rsidP="003743E8"/>
    <w:p w14:paraId="4144DE8A" w14:textId="77777777" w:rsidR="00614BDE" w:rsidRPr="003743E8" w:rsidRDefault="00E532BA">
      <w:pPr>
        <w:pStyle w:val="Heading2"/>
      </w:pPr>
      <w:bookmarkStart w:id="375" w:name="_Toc10745659"/>
      <w:r w:rsidRPr="003743E8">
        <w:t>3.3 Predictors of Infinity Knowledge</w:t>
      </w:r>
      <w:bookmarkEnd w:id="375"/>
    </w:p>
    <w:p w14:paraId="0A1A2655" w14:textId="60A48F4A" w:rsidR="00614BDE" w:rsidRPr="0057151A" w:rsidRDefault="00E532BA">
      <w:pPr>
        <w:rPr>
          <w:ins w:id="376" w:author="new" w:date="2020-02-26T12:50:00Z"/>
          <w:color w:val="000000"/>
          <w:sz w:val="24"/>
          <w:szCs w:val="24"/>
        </w:rPr>
      </w:pPr>
      <w:r w:rsidRPr="0057151A">
        <w:rPr>
          <w:sz w:val="24"/>
          <w:szCs w:val="24"/>
        </w:rPr>
        <w:t xml:space="preserve">In this section we address how our measures of counting and productivity knowledge (Initial Highest Count, Productivity Group, Next Number task) were related to beliefs about infinity. </w:t>
      </w:r>
      <w:r w:rsidRPr="0057151A">
        <w:rPr>
          <w:color w:val="000000"/>
          <w:sz w:val="24"/>
          <w:szCs w:val="24"/>
        </w:rPr>
        <w:t xml:space="preserve">Because the two components of infinity knowledge might develop independently, as indicated by the partial knowers who have one component knowledge but not the other, we conducted separate analyses to predict children’s belief that every number has a successor (Successor Knowledge) and belief that numbers never end (Endless </w:t>
      </w:r>
      <w:r w:rsidRPr="0057151A">
        <w:rPr>
          <w:sz w:val="24"/>
          <w:szCs w:val="24"/>
        </w:rPr>
        <w:t>K</w:t>
      </w:r>
      <w:r w:rsidRPr="0057151A">
        <w:rPr>
          <w:color w:val="000000"/>
          <w:sz w:val="24"/>
          <w:szCs w:val="24"/>
        </w:rPr>
        <w:t xml:space="preserve">nowledge). This allowed us to identify possible similarities or differences in relevant factors for acquiring each component of </w:t>
      </w:r>
      <w:r w:rsidRPr="0057151A">
        <w:rPr>
          <w:sz w:val="24"/>
          <w:szCs w:val="24"/>
        </w:rPr>
        <w:t>i</w:t>
      </w:r>
      <w:r w:rsidRPr="0057151A">
        <w:rPr>
          <w:color w:val="000000"/>
          <w:sz w:val="24"/>
          <w:szCs w:val="24"/>
        </w:rPr>
        <w:t>nfinity knowledge. We also predicted children’s status as Full Infinity Knowers, following Cheung et al. (2017). </w:t>
      </w:r>
    </w:p>
    <w:p w14:paraId="2A0EA91C" w14:textId="77777777" w:rsidR="00EE7D40" w:rsidRDefault="00EE7D40">
      <w:pPr>
        <w:rPr>
          <w:ins w:id="377" w:author="new" w:date="2020-02-26T12:50:00Z"/>
          <w:color w:val="000000"/>
          <w:sz w:val="24"/>
          <w:szCs w:val="24"/>
        </w:rPr>
      </w:pPr>
      <w:moveToRangeStart w:id="378" w:author="new" w:date="2020-02-26T12:50:00Z" w:name="move33613863"/>
      <w:moveTo w:id="379" w:author="new" w:date="2020-02-26T12:50:00Z">
        <w:r w:rsidRPr="0057151A">
          <w:rPr>
            <w:rFonts w:eastAsia="Gungsuh"/>
            <w:color w:val="000000"/>
            <w:sz w:val="24"/>
            <w:szCs w:val="24"/>
          </w:rPr>
          <w:t>Once again, our analyses excluded Productive Counters with IHC ≥ 99, so as to obtain a stronger, more conservative test of our hypothesis that Productive knowledge of counting might relate to beliefs about infinity.</w:t>
        </w:r>
        <w:r w:rsidRPr="00E03CF1">
          <w:rPr>
            <w:sz w:val="24"/>
            <w:vertAlign w:val="superscript"/>
          </w:rPr>
          <w:footnoteReference w:id="11"/>
        </w:r>
        <w:r w:rsidRPr="0057151A">
          <w:rPr>
            <w:color w:val="000000"/>
            <w:sz w:val="24"/>
            <w:szCs w:val="24"/>
          </w:rPr>
          <w:t xml:space="preserve"> </w:t>
        </w:r>
      </w:moveTo>
      <w:moveToRangeEnd w:id="378"/>
      <w:ins w:id="380" w:author="new" w:date="2020-02-26T12:50:00Z">
        <w:r w:rsidRPr="0057151A">
          <w:rPr>
            <w:color w:val="000000"/>
            <w:sz w:val="24"/>
            <w:szCs w:val="24"/>
          </w:rPr>
          <w:t xml:space="preserve">Thus, we compared Productive Counters with IHC &lt; 99 against Non-Productive Counters (total </w:t>
        </w:r>
        <w:r w:rsidRPr="0057151A">
          <w:rPr>
            <w:i/>
            <w:color w:val="000000"/>
            <w:sz w:val="24"/>
            <w:szCs w:val="24"/>
          </w:rPr>
          <w:t>N</w:t>
        </w:r>
        <w:r w:rsidRPr="0057151A">
          <w:rPr>
            <w:color w:val="000000"/>
            <w:sz w:val="24"/>
            <w:szCs w:val="24"/>
          </w:rPr>
          <w:t xml:space="preserve"> = 90). </w:t>
        </w:r>
      </w:ins>
    </w:p>
    <w:p w14:paraId="283D4852" w14:textId="31A06689" w:rsidR="00614BDE" w:rsidRPr="003F14A8" w:rsidRDefault="00E532BA">
      <w:pPr>
        <w:rPr>
          <w:rFonts w:eastAsia="Courier New"/>
          <w:sz w:val="24"/>
        </w:rPr>
      </w:pPr>
      <w:r w:rsidRPr="0057151A">
        <w:rPr>
          <w:color w:val="000000"/>
          <w:sz w:val="24"/>
          <w:szCs w:val="24"/>
        </w:rPr>
        <w:lastRenderedPageBreak/>
        <w:t>For our initial models, predictors included Initial Highest Count, Productivity Group (Productive vs. Non-Productive Counters), and Next Number accuracy (</w:t>
      </w:r>
      <w:del w:id="381" w:author="new" w:date="2020-02-26T12:50:00Z">
        <w:r w:rsidR="00835A14" w:rsidRPr="006A5390">
          <w:rPr>
            <w:color w:val="000000"/>
            <w:sz w:val="24"/>
          </w:rPr>
          <w:delText>total score out of 8</w:delText>
        </w:r>
      </w:del>
      <w:ins w:id="382" w:author="new" w:date="2020-02-26T12:50:00Z">
        <w:r w:rsidRPr="0057151A">
          <w:rPr>
            <w:sz w:val="24"/>
            <w:szCs w:val="24"/>
          </w:rPr>
          <w:t>proportion correct</w:t>
        </w:r>
      </w:ins>
      <w:r w:rsidRPr="0057151A">
        <w:rPr>
          <w:color w:val="000000"/>
          <w:sz w:val="24"/>
          <w:szCs w:val="24"/>
        </w:rPr>
        <w:t xml:space="preserve">). Any predictor in these initial models that significantly predicted the outcome variable relative to a base model (with age as the only predictor) was added to a final model, to allow comparison among the predictors. </w:t>
      </w:r>
      <w:ins w:id="383" w:author="new" w:date="2020-02-26T12:50:00Z">
        <w:r w:rsidRPr="0057151A">
          <w:rPr>
            <w:sz w:val="24"/>
            <w:szCs w:val="24"/>
          </w:rPr>
          <w:t xml:space="preserve">Additionally, because Initial Highest Count was significantly correlated with both Productivity Group (χ2(1) = 40.27, </w:t>
        </w:r>
        <w:r w:rsidRPr="0057151A">
          <w:rPr>
            <w:i/>
            <w:sz w:val="24"/>
            <w:szCs w:val="24"/>
          </w:rPr>
          <w:t>p</w:t>
        </w:r>
        <w:r w:rsidRPr="0057151A">
          <w:rPr>
            <w:sz w:val="24"/>
            <w:szCs w:val="24"/>
          </w:rPr>
          <w:t xml:space="preserve"> &lt; .001) and Next Number accuracy (</w:t>
        </w:r>
        <w:r w:rsidRPr="0057151A">
          <w:rPr>
            <w:i/>
            <w:sz w:val="24"/>
            <w:szCs w:val="24"/>
          </w:rPr>
          <w:t>r</w:t>
        </w:r>
        <w:r w:rsidRPr="0057151A">
          <w:rPr>
            <w:sz w:val="24"/>
            <w:szCs w:val="24"/>
          </w:rPr>
          <w:t>(88) = .5</w:t>
        </w:r>
        <w:r w:rsidR="00920B51">
          <w:rPr>
            <w:sz w:val="24"/>
            <w:szCs w:val="24"/>
          </w:rPr>
          <w:t>9</w:t>
        </w:r>
        <w:r w:rsidRPr="0057151A">
          <w:rPr>
            <w:sz w:val="24"/>
            <w:szCs w:val="24"/>
          </w:rPr>
          <w:t xml:space="preserve">, </w:t>
        </w:r>
        <w:r w:rsidRPr="0057151A">
          <w:rPr>
            <w:i/>
            <w:sz w:val="24"/>
            <w:szCs w:val="24"/>
          </w:rPr>
          <w:t xml:space="preserve">p </w:t>
        </w:r>
        <w:r w:rsidRPr="0057151A">
          <w:rPr>
            <w:sz w:val="24"/>
            <w:szCs w:val="24"/>
          </w:rPr>
          <w:t xml:space="preserve">&lt; .001), whenever these latter two variables were entered in the final model we also included Initial Highest Count and its interaction in order to test for the role of decade+unit rule knowledge above and beyond rote counting ability. </w:t>
        </w:r>
      </w:ins>
      <w:r w:rsidRPr="0057151A">
        <w:rPr>
          <w:color w:val="000000"/>
          <w:sz w:val="24"/>
          <w:szCs w:val="24"/>
        </w:rPr>
        <w:t xml:space="preserve">Models were constructed hierarchically, with model comparisons performed at every step using a Likelihood Ratio Test, and with models selected on the basis of a significant chi-squared statistic and reduced AIC value. </w:t>
      </w:r>
      <w:del w:id="384" w:author="new" w:date="2020-02-26T12:50:00Z">
        <w:r w:rsidR="00DE7415" w:rsidRPr="006A5390">
          <w:rPr>
            <w:color w:val="000000"/>
            <w:sz w:val="24"/>
          </w:rPr>
          <w:delText xml:space="preserve">All models were constructed with the following formula: </w:delText>
        </w:r>
        <w:r w:rsidR="00DE7415" w:rsidRPr="006A5390">
          <w:rPr>
            <w:rFonts w:ascii="Menlo" w:hAnsi="Menlo" w:cs="Menlo"/>
            <w:color w:val="000000"/>
            <w:sz w:val="24"/>
          </w:rPr>
          <w:delText>glm(infinity-successor / infinity-endless / infinity-full ~ (predictor) + age (centered), family = binomial</w:delText>
        </w:r>
        <w:r w:rsidR="00DE51DD">
          <w:rPr>
            <w:rFonts w:ascii="Menlo" w:hAnsi="Menlo" w:cs="Menlo"/>
            <w:color w:val="000000"/>
            <w:sz w:val="24"/>
          </w:rPr>
          <w:delText>)</w:delText>
        </w:r>
        <w:r w:rsidR="00DE7415" w:rsidRPr="006A5390">
          <w:rPr>
            <w:rFonts w:ascii="Courier New" w:hAnsi="Courier New" w:cs="Courier New"/>
            <w:color w:val="000000"/>
            <w:sz w:val="24"/>
          </w:rPr>
          <w:delText xml:space="preserve">. </w:delText>
        </w:r>
      </w:del>
      <w:ins w:id="385" w:author="new" w:date="2020-02-26T12:50:00Z">
        <w:r w:rsidRPr="0057151A">
          <w:rPr>
            <w:sz w:val="24"/>
            <w:szCs w:val="24"/>
          </w:rPr>
          <w:t xml:space="preserve">For details about model fits and model comparison results, see Tables </w:t>
        </w:r>
        <w:r w:rsidR="00160D18" w:rsidRPr="0057151A">
          <w:rPr>
            <w:sz w:val="24"/>
            <w:szCs w:val="24"/>
          </w:rPr>
          <w:t>3</w:t>
        </w:r>
        <w:r w:rsidRPr="0057151A">
          <w:rPr>
            <w:sz w:val="24"/>
            <w:szCs w:val="24"/>
          </w:rPr>
          <w:t>-</w:t>
        </w:r>
        <w:r w:rsidR="00160D18" w:rsidRPr="0057151A">
          <w:rPr>
            <w:sz w:val="24"/>
            <w:szCs w:val="24"/>
          </w:rPr>
          <w:t>5</w:t>
        </w:r>
        <w:r w:rsidRPr="0057151A">
          <w:rPr>
            <w:sz w:val="24"/>
            <w:szCs w:val="24"/>
          </w:rPr>
          <w:t>.</w:t>
        </w:r>
      </w:ins>
    </w:p>
    <w:p w14:paraId="520C4988" w14:textId="289F2FF7" w:rsidR="00614BDE" w:rsidRPr="0057151A" w:rsidRDefault="00EE7D40">
      <w:pPr>
        <w:rPr>
          <w:color w:val="000000"/>
          <w:sz w:val="24"/>
          <w:szCs w:val="24"/>
        </w:rPr>
      </w:pPr>
      <w:moveFromRangeStart w:id="386" w:author="new" w:date="2020-02-26T12:50:00Z" w:name="move33613863"/>
      <w:moveFrom w:id="387" w:author="new" w:date="2020-02-26T12:50:00Z">
        <w:r w:rsidRPr="0057151A">
          <w:rPr>
            <w:rFonts w:eastAsia="Gungsuh"/>
            <w:color w:val="000000"/>
            <w:sz w:val="24"/>
            <w:szCs w:val="24"/>
          </w:rPr>
          <w:t>Once again, our analyses excluded Productive Counters with IHC ≥ 99, so as to obtain a stronger, more conservative test of our hypothesis that Productive knowledge of counting might relate to beliefs about infinity.</w:t>
        </w:r>
        <w:r w:rsidRPr="003F14A8">
          <w:rPr>
            <w:sz w:val="24"/>
            <w:vertAlign w:val="superscript"/>
          </w:rPr>
          <w:footnoteReference w:id="12"/>
        </w:r>
        <w:r w:rsidRPr="0057151A">
          <w:rPr>
            <w:color w:val="000000"/>
            <w:sz w:val="24"/>
            <w:szCs w:val="24"/>
          </w:rPr>
          <w:t xml:space="preserve"> </w:t>
        </w:r>
      </w:moveFrom>
      <w:moveFromRangeEnd w:id="386"/>
      <w:del w:id="389" w:author="new" w:date="2020-02-26T12:50:00Z">
        <w:r w:rsidR="0071765F" w:rsidRPr="006A5390">
          <w:rPr>
            <w:color w:val="000000"/>
            <w:sz w:val="24"/>
          </w:rPr>
          <w:delText>Thus, we first compare</w:delText>
        </w:r>
        <w:r w:rsidR="00CB40BF" w:rsidRPr="006A5390">
          <w:rPr>
            <w:color w:val="000000"/>
            <w:sz w:val="24"/>
          </w:rPr>
          <w:delText>d</w:delText>
        </w:r>
        <w:r w:rsidR="0071765F" w:rsidRPr="006A5390">
          <w:rPr>
            <w:color w:val="000000"/>
            <w:sz w:val="24"/>
          </w:rPr>
          <w:delText xml:space="preserve"> Productive Counters with IHC &lt; 99 against Non-Productive Counters</w:delText>
        </w:r>
        <w:r w:rsidR="00F43959" w:rsidRPr="006A5390">
          <w:rPr>
            <w:color w:val="000000"/>
            <w:sz w:val="24"/>
          </w:rPr>
          <w:delText xml:space="preserve"> (total </w:delText>
        </w:r>
        <w:r w:rsidR="00F43959" w:rsidRPr="006A5390">
          <w:rPr>
            <w:i/>
            <w:iCs/>
            <w:color w:val="000000"/>
            <w:sz w:val="24"/>
          </w:rPr>
          <w:delText>N</w:delText>
        </w:r>
        <w:r w:rsidR="00F43959" w:rsidRPr="006A5390">
          <w:rPr>
            <w:color w:val="000000"/>
            <w:sz w:val="24"/>
          </w:rPr>
          <w:delText xml:space="preserve"> = 90)</w:delText>
        </w:r>
        <w:r w:rsidR="0071765F" w:rsidRPr="006A5390">
          <w:rPr>
            <w:color w:val="000000"/>
            <w:sz w:val="24"/>
          </w:rPr>
          <w:delText>.</w:delText>
        </w:r>
        <w:r w:rsidR="00404FFC" w:rsidRPr="006A5390">
          <w:rPr>
            <w:color w:val="000000"/>
            <w:sz w:val="24"/>
          </w:rPr>
          <w:delText xml:space="preserve"> </w:delText>
        </w:r>
      </w:del>
      <w:r w:rsidR="00E532BA" w:rsidRPr="0057151A">
        <w:rPr>
          <w:color w:val="000000"/>
          <w:sz w:val="24"/>
          <w:szCs w:val="24"/>
        </w:rPr>
        <w:t>Interestingly, in predicting children’s Successor Knowledge</w:t>
      </w:r>
      <w:del w:id="390" w:author="new" w:date="2020-02-26T12:50:00Z">
        <w:r w:rsidR="000D2C1D" w:rsidRPr="006A5390">
          <w:rPr>
            <w:color w:val="000000"/>
            <w:sz w:val="24"/>
          </w:rPr>
          <w:delText>,</w:delText>
        </w:r>
      </w:del>
      <w:ins w:id="391" w:author="new" w:date="2020-02-26T12:50:00Z">
        <w:r w:rsidR="00E532BA" w:rsidRPr="0057151A">
          <w:rPr>
            <w:color w:val="000000"/>
            <w:sz w:val="24"/>
            <w:szCs w:val="24"/>
          </w:rPr>
          <w:t xml:space="preserve"> (Table </w:t>
        </w:r>
      </w:ins>
      <w:r w:rsidR="00FB3CED">
        <w:rPr>
          <w:color w:val="000000"/>
          <w:sz w:val="24"/>
          <w:szCs w:val="24"/>
        </w:rPr>
        <w:t>3</w:t>
      </w:r>
      <w:ins w:id="392" w:author="new" w:date="2020-02-26T12:50:00Z">
        <w:r w:rsidR="00E532BA" w:rsidRPr="0057151A">
          <w:rPr>
            <w:color w:val="000000"/>
            <w:sz w:val="24"/>
            <w:szCs w:val="24"/>
          </w:rPr>
          <w:t>),</w:t>
        </w:r>
      </w:ins>
      <w:r w:rsidR="00E532BA" w:rsidRPr="0057151A">
        <w:rPr>
          <w:color w:val="000000"/>
          <w:sz w:val="24"/>
          <w:szCs w:val="24"/>
        </w:rPr>
        <w:t xml:space="preserve"> none of the three predictors explained a significant proportion of additional variance compared to the base model. In contrast, for models predicting children’s possession of Endless Knowledge</w:t>
      </w:r>
      <w:del w:id="393" w:author="new" w:date="2020-02-26T12:50:00Z">
        <w:r w:rsidR="000D2C1D" w:rsidRPr="006A5390">
          <w:rPr>
            <w:color w:val="000000"/>
            <w:sz w:val="24"/>
          </w:rPr>
          <w:delText>,</w:delText>
        </w:r>
      </w:del>
      <w:ins w:id="394" w:author="new" w:date="2020-02-26T12:50:00Z">
        <w:r w:rsidR="00E532BA" w:rsidRPr="0057151A">
          <w:rPr>
            <w:color w:val="000000"/>
            <w:sz w:val="24"/>
            <w:szCs w:val="24"/>
          </w:rPr>
          <w:t xml:space="preserve"> (Table </w:t>
        </w:r>
      </w:ins>
      <w:r w:rsidR="00FB3CED">
        <w:rPr>
          <w:color w:val="000000"/>
          <w:sz w:val="24"/>
          <w:szCs w:val="24"/>
        </w:rPr>
        <w:t>4</w:t>
      </w:r>
      <w:ins w:id="395" w:author="new" w:date="2020-02-26T12:50:00Z">
        <w:r w:rsidR="00E532BA" w:rsidRPr="0057151A">
          <w:rPr>
            <w:color w:val="000000"/>
            <w:sz w:val="24"/>
            <w:szCs w:val="24"/>
          </w:rPr>
          <w:t>),</w:t>
        </w:r>
      </w:ins>
      <w:r w:rsidR="00E532BA" w:rsidRPr="0057151A">
        <w:rPr>
          <w:color w:val="000000"/>
          <w:sz w:val="24"/>
          <w:szCs w:val="24"/>
        </w:rPr>
        <w:t xml:space="preserve"> Productivity Group explained significant additional variance relative to the base model (</w:t>
      </w:r>
      <w:r w:rsidR="00E532BA" w:rsidRPr="003F14A8">
        <w:rPr>
          <w:rFonts w:ascii="Cambria Math" w:eastAsia="Cambria Math" w:hAnsi="Cambria Math"/>
          <w:color w:val="222222"/>
          <w:sz w:val="24"/>
          <w:highlight w:val="white"/>
        </w:rPr>
        <w:t>𝛘</w:t>
      </w:r>
      <w:r w:rsidR="00E532BA" w:rsidRPr="003F14A8">
        <w:rPr>
          <w:color w:val="222222"/>
          <w:sz w:val="24"/>
          <w:highlight w:val="white"/>
          <w:vertAlign w:val="superscript"/>
        </w:rPr>
        <w:t>2</w:t>
      </w:r>
      <w:r w:rsidR="00E532BA" w:rsidRPr="0057151A">
        <w:rPr>
          <w:color w:val="000000"/>
          <w:sz w:val="24"/>
          <w:szCs w:val="24"/>
        </w:rPr>
        <w:t xml:space="preserve">(1) = 5.52, </w:t>
      </w:r>
      <w:r w:rsidR="00E532BA" w:rsidRPr="0057151A">
        <w:rPr>
          <w:i/>
          <w:color w:val="000000"/>
          <w:sz w:val="24"/>
          <w:szCs w:val="24"/>
        </w:rPr>
        <w:t>p</w:t>
      </w:r>
      <w:r w:rsidR="00E532BA" w:rsidRPr="0057151A">
        <w:rPr>
          <w:color w:val="000000"/>
          <w:sz w:val="24"/>
          <w:szCs w:val="24"/>
        </w:rPr>
        <w:t xml:space="preserve"> = .019; AIC = 84.</w:t>
      </w:r>
      <w:del w:id="396" w:author="new" w:date="2020-02-26T12:50:00Z">
        <w:r w:rsidR="007D389F" w:rsidRPr="006A5390">
          <w:rPr>
            <w:color w:val="000000"/>
            <w:sz w:val="24"/>
          </w:rPr>
          <w:delText>92</w:delText>
        </w:r>
      </w:del>
      <w:ins w:id="397" w:author="new" w:date="2020-02-26T12:50:00Z">
        <w:r w:rsidR="00E532BA" w:rsidRPr="0057151A">
          <w:rPr>
            <w:color w:val="000000"/>
            <w:sz w:val="24"/>
            <w:szCs w:val="24"/>
          </w:rPr>
          <w:t>9</w:t>
        </w:r>
      </w:ins>
      <w:r w:rsidR="00E532BA" w:rsidRPr="0057151A">
        <w:rPr>
          <w:color w:val="000000"/>
          <w:sz w:val="24"/>
          <w:szCs w:val="24"/>
        </w:rPr>
        <w:t>), though other measures of counting ability (Initial Highest Count, Next Number accuracy) did not explain additional variance when controlling for age</w:t>
      </w:r>
      <w:del w:id="398" w:author="new" w:date="2020-02-26T12:50:00Z">
        <w:r w:rsidR="00C67516" w:rsidRPr="006A5390">
          <w:rPr>
            <w:color w:val="000000"/>
            <w:sz w:val="24"/>
          </w:rPr>
          <w:delText xml:space="preserve"> (see Table 3 for details)</w:delText>
        </w:r>
        <w:r w:rsidR="00D13874" w:rsidRPr="006A5390">
          <w:rPr>
            <w:color w:val="000000"/>
            <w:sz w:val="24"/>
          </w:rPr>
          <w:delText>.</w:delText>
        </w:r>
      </w:del>
      <w:ins w:id="399" w:author="new" w:date="2020-02-26T12:50:00Z">
        <w:r w:rsidR="00E532BA" w:rsidRPr="0057151A">
          <w:rPr>
            <w:color w:val="000000"/>
            <w:sz w:val="24"/>
            <w:szCs w:val="24"/>
          </w:rPr>
          <w:t>.</w:t>
        </w:r>
      </w:ins>
      <w:r w:rsidR="00E532BA" w:rsidRPr="0057151A">
        <w:rPr>
          <w:color w:val="000000"/>
          <w:sz w:val="24"/>
          <w:szCs w:val="24"/>
        </w:rPr>
        <w:t xml:space="preserve"> This final model thus included only Productivity </w:t>
      </w:r>
      <w:ins w:id="400" w:author="new" w:date="2020-02-26T12:50:00Z">
        <w:r w:rsidR="00E532BA" w:rsidRPr="0057151A">
          <w:rPr>
            <w:color w:val="000000"/>
            <w:sz w:val="24"/>
            <w:szCs w:val="24"/>
          </w:rPr>
          <w:t xml:space="preserve">Group </w:t>
        </w:r>
      </w:ins>
      <w:r w:rsidR="00E532BA" w:rsidRPr="0057151A">
        <w:rPr>
          <w:color w:val="000000"/>
          <w:sz w:val="24"/>
          <w:szCs w:val="24"/>
        </w:rPr>
        <w:t xml:space="preserve">and </w:t>
      </w:r>
      <w:del w:id="401" w:author="new" w:date="2020-02-26T12:50:00Z">
        <w:r w:rsidR="00D12EC3" w:rsidRPr="006A5390">
          <w:rPr>
            <w:color w:val="000000"/>
            <w:sz w:val="24"/>
          </w:rPr>
          <w:delText>Age</w:delText>
        </w:r>
      </w:del>
      <w:ins w:id="402" w:author="new" w:date="2020-02-26T12:50:00Z">
        <w:r w:rsidR="00E532BA" w:rsidRPr="0057151A">
          <w:rPr>
            <w:sz w:val="24"/>
            <w:szCs w:val="24"/>
          </w:rPr>
          <w:t>a</w:t>
        </w:r>
        <w:r w:rsidR="00E532BA" w:rsidRPr="0057151A">
          <w:rPr>
            <w:color w:val="000000"/>
            <w:sz w:val="24"/>
            <w:szCs w:val="24"/>
          </w:rPr>
          <w:t>ge</w:t>
        </w:r>
      </w:ins>
      <w:r w:rsidR="00E532BA" w:rsidRPr="0057151A">
        <w:rPr>
          <w:color w:val="000000"/>
          <w:sz w:val="24"/>
          <w:szCs w:val="24"/>
        </w:rPr>
        <w:t xml:space="preserve"> as predictors, and estimated that Productive counters were more likely than Non-Productive Counters to have Endless Knowledge (</w:t>
      </w:r>
      <w:r w:rsidR="00E532BA" w:rsidRPr="003743E8">
        <w:rPr>
          <w:i/>
          <w:color w:val="000000"/>
          <w:sz w:val="24"/>
        </w:rPr>
        <w:t xml:space="preserve">β </w:t>
      </w:r>
      <w:r w:rsidR="00E532BA" w:rsidRPr="003743E8">
        <w:rPr>
          <w:color w:val="000000"/>
          <w:sz w:val="24"/>
        </w:rPr>
        <w:t xml:space="preserve">= 1.63, </w:t>
      </w:r>
      <w:r w:rsidR="00E532BA" w:rsidRPr="003743E8">
        <w:rPr>
          <w:i/>
          <w:color w:val="000000"/>
          <w:sz w:val="24"/>
        </w:rPr>
        <w:t>p</w:t>
      </w:r>
      <w:r w:rsidR="00E532BA" w:rsidRPr="003743E8">
        <w:rPr>
          <w:color w:val="000000"/>
          <w:sz w:val="24"/>
        </w:rPr>
        <w:t xml:space="preserve"> = .03, OR = 5.08</w:t>
      </w:r>
      <w:del w:id="403" w:author="new" w:date="2020-02-26T12:50:00Z">
        <w:r w:rsidR="00372EE8" w:rsidRPr="006A5390">
          <w:rPr>
            <w:color w:val="000000"/>
            <w:sz w:val="24"/>
          </w:rPr>
          <w:delText xml:space="preserve"> [</w:delText>
        </w:r>
      </w:del>
      <w:ins w:id="404" w:author="new" w:date="2020-02-26T12:50:00Z">
        <w:r w:rsidR="00E532BA" w:rsidRPr="0057151A">
          <w:rPr>
            <w:color w:val="000000"/>
            <w:sz w:val="24"/>
            <w:szCs w:val="24"/>
          </w:rPr>
          <w:t xml:space="preserve">, </w:t>
        </w:r>
      </w:ins>
      <w:r w:rsidR="00E532BA" w:rsidRPr="003743E8">
        <w:rPr>
          <w:color w:val="000000"/>
          <w:sz w:val="24"/>
        </w:rPr>
        <w:t>95% CI</w:t>
      </w:r>
      <w:del w:id="405" w:author="new" w:date="2020-02-26T12:50:00Z">
        <w:r w:rsidR="00C67516" w:rsidRPr="006A5390">
          <w:rPr>
            <w:color w:val="000000"/>
            <w:sz w:val="24"/>
          </w:rPr>
          <w:delText xml:space="preserve"> = </w:delText>
        </w:r>
      </w:del>
      <w:ins w:id="406" w:author="new" w:date="2020-02-26T12:50:00Z">
        <w:r w:rsidR="00E70FE1">
          <w:rPr>
            <w:color w:val="000000"/>
            <w:sz w:val="24"/>
            <w:szCs w:val="24"/>
          </w:rPr>
          <w:t>=[</w:t>
        </w:r>
      </w:ins>
      <w:r w:rsidR="00E532BA" w:rsidRPr="003743E8">
        <w:rPr>
          <w:color w:val="000000"/>
          <w:sz w:val="24"/>
        </w:rPr>
        <w:t>1.30</w:t>
      </w:r>
      <w:r w:rsidR="00E70FE1" w:rsidRPr="003F14A8">
        <w:rPr>
          <w:sz w:val="24"/>
        </w:rPr>
        <w:t>,</w:t>
      </w:r>
      <w:del w:id="407" w:author="new" w:date="2020-02-26T12:50:00Z">
        <w:r w:rsidR="00C67516" w:rsidRPr="006A5390">
          <w:rPr>
            <w:color w:val="000000"/>
            <w:sz w:val="24"/>
          </w:rPr>
          <w:delText xml:space="preserve"> </w:delText>
        </w:r>
      </w:del>
      <w:r w:rsidR="00E532BA" w:rsidRPr="003743E8">
        <w:rPr>
          <w:color w:val="000000"/>
          <w:sz w:val="24"/>
        </w:rPr>
        <w:t>23.50</w:t>
      </w:r>
      <w:r w:rsidR="00E70FE1" w:rsidRPr="003743E8">
        <w:rPr>
          <w:color w:val="000000"/>
          <w:sz w:val="24"/>
        </w:rPr>
        <w:t>]</w:t>
      </w:r>
      <w:r w:rsidR="00E532BA" w:rsidRPr="003743E8">
        <w:rPr>
          <w:color w:val="000000"/>
          <w:sz w:val="24"/>
        </w:rPr>
        <w:t>)</w:t>
      </w:r>
      <w:r w:rsidR="00E532BA" w:rsidRPr="0057151A">
        <w:rPr>
          <w:color w:val="000000"/>
          <w:sz w:val="24"/>
          <w:szCs w:val="24"/>
        </w:rPr>
        <w:t xml:space="preserve">, while Age was not a significant predictor </w:t>
      </w:r>
      <w:r w:rsidR="00E532BA" w:rsidRPr="0057151A">
        <w:rPr>
          <w:color w:val="000000"/>
          <w:sz w:val="24"/>
          <w:szCs w:val="24"/>
        </w:rPr>
        <w:lastRenderedPageBreak/>
        <w:t>(</w:t>
      </w:r>
      <w:ins w:id="408" w:author="new" w:date="2020-02-26T12:50:00Z">
        <w:r w:rsidR="000231B3" w:rsidRPr="0057151A">
          <w:rPr>
            <w:i/>
            <w:color w:val="000000"/>
            <w:sz w:val="24"/>
            <w:szCs w:val="24"/>
          </w:rPr>
          <w:t xml:space="preserve">β </w:t>
        </w:r>
        <w:r w:rsidR="000231B3">
          <w:rPr>
            <w:iCs/>
            <w:color w:val="000000"/>
            <w:sz w:val="24"/>
            <w:szCs w:val="24"/>
          </w:rPr>
          <w:t>= .02</w:t>
        </w:r>
        <w:r w:rsidR="00AB3B83">
          <w:rPr>
            <w:iCs/>
            <w:color w:val="000000"/>
            <w:sz w:val="24"/>
            <w:szCs w:val="24"/>
          </w:rPr>
          <w:t xml:space="preserve">, </w:t>
        </w:r>
      </w:ins>
      <w:r w:rsidR="00E532BA" w:rsidRPr="0057151A">
        <w:rPr>
          <w:i/>
          <w:color w:val="000000"/>
          <w:sz w:val="24"/>
          <w:szCs w:val="24"/>
        </w:rPr>
        <w:t>p</w:t>
      </w:r>
      <w:r w:rsidR="00E532BA" w:rsidRPr="0057151A">
        <w:rPr>
          <w:color w:val="000000"/>
          <w:sz w:val="24"/>
          <w:szCs w:val="24"/>
        </w:rPr>
        <w:t xml:space="preserve"> = 0.94). </w:t>
      </w:r>
      <w:ins w:id="409" w:author="new" w:date="2020-02-26T12:50:00Z">
        <w:r w:rsidR="00E532BA" w:rsidRPr="0057151A">
          <w:rPr>
            <w:color w:val="000000"/>
            <w:sz w:val="24"/>
            <w:szCs w:val="24"/>
          </w:rPr>
          <w:t>The effect of Prod</w:t>
        </w:r>
        <w:r w:rsidR="00E532BA" w:rsidRPr="0057151A">
          <w:rPr>
            <w:sz w:val="24"/>
            <w:szCs w:val="24"/>
          </w:rPr>
          <w:t xml:space="preserve">uctivity Group remained significant when controlling for Initial Highest Count, although these more complex models did not explain any additional variance. </w:t>
        </w:r>
      </w:ins>
      <w:r w:rsidR="00E532BA" w:rsidRPr="003F14A8">
        <w:rPr>
          <w:color w:val="222222"/>
          <w:sz w:val="24"/>
          <w:highlight w:val="white"/>
        </w:rPr>
        <w:t>Finally, we constructed models predicting children’s status as Full Infinity Knowers</w:t>
      </w:r>
      <w:del w:id="410" w:author="new" w:date="2020-02-26T12:50:00Z">
        <w:r w:rsidR="00DE7415" w:rsidRPr="006A5390">
          <w:rPr>
            <w:color w:val="222222"/>
            <w:sz w:val="24"/>
            <w:shd w:val="clear" w:color="auto" w:fill="FFFFFF"/>
          </w:rPr>
          <w:delText>.</w:delText>
        </w:r>
      </w:del>
      <w:ins w:id="411" w:author="new" w:date="2020-02-26T12:50:00Z">
        <w:r w:rsidR="00E532BA" w:rsidRPr="0057151A">
          <w:rPr>
            <w:color w:val="222222"/>
            <w:sz w:val="24"/>
            <w:szCs w:val="24"/>
            <w:highlight w:val="white"/>
          </w:rPr>
          <w:t xml:space="preserve"> (Table </w:t>
        </w:r>
      </w:ins>
      <w:r w:rsidR="00FB3CED">
        <w:rPr>
          <w:color w:val="222222"/>
          <w:sz w:val="24"/>
          <w:szCs w:val="24"/>
          <w:highlight w:val="white"/>
        </w:rPr>
        <w:t>5</w:t>
      </w:r>
      <w:ins w:id="412" w:author="new" w:date="2020-02-26T12:50:00Z">
        <w:r w:rsidR="00E532BA" w:rsidRPr="0057151A">
          <w:rPr>
            <w:color w:val="222222"/>
            <w:sz w:val="24"/>
            <w:szCs w:val="24"/>
            <w:highlight w:val="white"/>
          </w:rPr>
          <w:t>).</w:t>
        </w:r>
      </w:ins>
      <w:r w:rsidR="00E532BA" w:rsidRPr="003F14A8">
        <w:rPr>
          <w:color w:val="222222"/>
          <w:sz w:val="24"/>
          <w:highlight w:val="white"/>
        </w:rPr>
        <w:t xml:space="preserve"> None of our counting measures (Initial Highest Count, Productivity group, or Next Number accuracy) improved model fit compared to the base model with only age as a predictor. </w:t>
      </w:r>
      <w:del w:id="413" w:author="new" w:date="2020-02-26T12:50:00Z">
        <w:r w:rsidR="005D7C93" w:rsidRPr="006A5390">
          <w:rPr>
            <w:color w:val="000000"/>
            <w:sz w:val="24"/>
          </w:rPr>
          <w:delText xml:space="preserve">For details about model fits and model comparison results, see Tables </w:delText>
        </w:r>
        <w:r w:rsidR="00877EE1" w:rsidRPr="006A5390">
          <w:rPr>
            <w:color w:val="000000"/>
            <w:sz w:val="24"/>
          </w:rPr>
          <w:delText>2-4</w:delText>
        </w:r>
        <w:r w:rsidR="005D7C93" w:rsidRPr="006A5390">
          <w:rPr>
            <w:color w:val="000000"/>
            <w:sz w:val="24"/>
          </w:rPr>
          <w:delText>.</w:delText>
        </w:r>
      </w:del>
    </w:p>
    <w:p w14:paraId="3C6DB4C8" w14:textId="4129C8FD" w:rsidR="00614BDE" w:rsidRPr="0057151A" w:rsidRDefault="00E532BA">
      <w:pPr>
        <w:rPr>
          <w:color w:val="000000"/>
          <w:sz w:val="24"/>
          <w:szCs w:val="24"/>
        </w:rPr>
      </w:pPr>
      <w:r w:rsidRPr="0057151A">
        <w:rPr>
          <w:color w:val="000000"/>
          <w:sz w:val="24"/>
          <w:szCs w:val="24"/>
        </w:rPr>
        <w:t xml:space="preserve">In summary, we found that children who were classified as Productive, based on the Highest Count task, were significantly more likely than Non-Productive children to believe that numbers never end. Other measures, such as Initial Highest Count and Next Number performance, were not as strongly related to </w:t>
      </w:r>
      <w:del w:id="414" w:author="new" w:date="2020-02-26T12:50:00Z">
        <w:r w:rsidR="00623245" w:rsidRPr="006A5390">
          <w:rPr>
            <w:color w:val="000000"/>
            <w:sz w:val="24"/>
          </w:rPr>
          <w:delText>Infinity</w:delText>
        </w:r>
      </w:del>
      <w:ins w:id="415" w:author="new" w:date="2020-02-26T12:50:00Z">
        <w:r w:rsidRPr="0057151A">
          <w:rPr>
            <w:sz w:val="24"/>
            <w:szCs w:val="24"/>
          </w:rPr>
          <w:t>i</w:t>
        </w:r>
        <w:r w:rsidRPr="0057151A">
          <w:rPr>
            <w:color w:val="000000"/>
            <w:sz w:val="24"/>
            <w:szCs w:val="24"/>
          </w:rPr>
          <w:t>nfinity</w:t>
        </w:r>
      </w:ins>
      <w:r w:rsidRPr="0057151A">
        <w:rPr>
          <w:color w:val="000000"/>
          <w:sz w:val="24"/>
          <w:szCs w:val="24"/>
        </w:rPr>
        <w:t xml:space="preserve"> knowledge. In addition, none of our measures of counting knowledge were related to children’s Successor Knowledge as measured by the infinity interview. Thus, in this study we find that one measure of children’s productive counting rules predicts a belief that numbers are endless, but none of these measures predict the belief that it’s always possible to add +1 to a number. This suggests that children may learn successor relations between numbers independent of learning productive counting rules – e.g., that this +1 rule describes the finite set of that they know, but that a morphological decade rule may explain why children believe that numbers never end – i.e., because number </w:t>
      </w:r>
      <w:r w:rsidRPr="0057151A">
        <w:rPr>
          <w:i/>
          <w:color w:val="000000"/>
          <w:sz w:val="24"/>
          <w:szCs w:val="24"/>
        </w:rPr>
        <w:t>words</w:t>
      </w:r>
      <w:r w:rsidRPr="0057151A">
        <w:rPr>
          <w:color w:val="000000"/>
          <w:sz w:val="24"/>
          <w:szCs w:val="24"/>
        </w:rPr>
        <w:t xml:space="preserve"> can be productively generated.</w:t>
      </w:r>
    </w:p>
    <w:p w14:paraId="57BD3658" w14:textId="77777777" w:rsidR="00614BDE" w:rsidRPr="0057151A" w:rsidRDefault="00614BDE">
      <w:pPr>
        <w:ind w:firstLine="0"/>
        <w:rPr>
          <w:color w:val="000000"/>
          <w:sz w:val="24"/>
          <w:szCs w:val="24"/>
        </w:rPr>
        <w:sectPr w:rsidR="00614BDE" w:rsidRPr="0057151A" w:rsidSect="003743E8">
          <w:headerReference w:type="even" r:id="rId19"/>
          <w:headerReference w:type="default" r:id="rId20"/>
          <w:headerReference w:type="first" r:id="rId21"/>
          <w:pgSz w:w="12240" w:h="15840"/>
          <w:pgMar w:top="1440" w:right="1440" w:bottom="1440" w:left="1440" w:header="720" w:footer="720" w:gutter="0"/>
          <w:pgNumType w:start="1"/>
          <w:cols w:space="720" w:equalWidth="0">
            <w:col w:w="9360"/>
          </w:cols>
          <w:titlePg/>
        </w:sectPr>
      </w:pPr>
    </w:p>
    <w:tbl>
      <w:tblPr>
        <w:tblStyle w:val="3"/>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Change w:id="417">
          <w:tblGrid>
            <w:gridCol w:w="3172"/>
            <w:gridCol w:w="968"/>
            <w:gridCol w:w="180"/>
            <w:gridCol w:w="900"/>
            <w:gridCol w:w="180"/>
            <w:gridCol w:w="1440"/>
            <w:gridCol w:w="180"/>
            <w:gridCol w:w="1440"/>
            <w:gridCol w:w="360"/>
            <w:gridCol w:w="1620"/>
            <w:gridCol w:w="1170"/>
            <w:gridCol w:w="1350"/>
          </w:tblGrid>
        </w:tblGridChange>
      </w:tblGrid>
      <w:tr w:rsidR="00614BDE" w:rsidRPr="002A0816" w14:paraId="3786E3AD" w14:textId="77777777" w:rsidTr="003F14A8">
        <w:trPr>
          <w:trHeight w:val="260"/>
        </w:trPr>
        <w:tc>
          <w:tcPr>
            <w:tcW w:w="12960" w:type="dxa"/>
            <w:gridSpan w:val="12"/>
            <w:tcBorders>
              <w:top w:val="nil"/>
              <w:left w:val="nil"/>
              <w:bottom w:val="nil"/>
              <w:right w:val="nil"/>
            </w:tcBorders>
          </w:tcPr>
          <w:p w14:paraId="31D445CF" w14:textId="7B106A9F" w:rsidR="00614BDE" w:rsidRPr="003F14A8" w:rsidRDefault="00E532BA" w:rsidP="003F14A8">
            <w:pPr>
              <w:spacing w:line="240" w:lineRule="auto"/>
              <w:ind w:firstLine="0"/>
              <w:rPr>
                <w:color w:val="000000"/>
              </w:rPr>
            </w:pPr>
            <w:r w:rsidRPr="003F14A8">
              <w:lastRenderedPageBreak/>
              <w:t>Table</w:t>
            </w:r>
            <w:r w:rsidR="00CF3EEC" w:rsidRPr="003F14A8">
              <w:t xml:space="preserve"> </w:t>
            </w:r>
            <w:del w:id="418" w:author="new" w:date="2020-02-26T12:50:00Z">
              <w:r w:rsidR="00F7421E" w:rsidRPr="006C4909">
                <w:rPr>
                  <w:color w:val="000000"/>
                  <w:sz w:val="24"/>
                </w:rPr>
                <w:delText>2</w:delText>
              </w:r>
            </w:del>
            <w:ins w:id="419" w:author="new" w:date="2020-02-26T12:50:00Z">
              <w:r w:rsidR="00E03CF1">
                <w:fldChar w:fldCharType="begin"/>
              </w:r>
              <w:r w:rsidR="00E03CF1">
                <w:instrText xml:space="preserve"> SEQ Table \* ARABIC </w:instrText>
              </w:r>
              <w:r w:rsidR="00E03CF1">
                <w:fldChar w:fldCharType="separate"/>
              </w:r>
              <w:r w:rsidR="00CF3EEC" w:rsidRPr="002A0816">
                <w:rPr>
                  <w:noProof/>
                </w:rPr>
                <w:t>3</w:t>
              </w:r>
              <w:r w:rsidR="00E03CF1">
                <w:rPr>
                  <w:noProof/>
                </w:rPr>
                <w:fldChar w:fldCharType="end"/>
              </w:r>
            </w:ins>
          </w:p>
        </w:tc>
      </w:tr>
      <w:tr w:rsidR="00614BDE" w:rsidRPr="002A0816" w14:paraId="441226C4" w14:textId="77777777" w:rsidTr="003F14A8">
        <w:trPr>
          <w:trHeight w:val="260"/>
        </w:trPr>
        <w:tc>
          <w:tcPr>
            <w:tcW w:w="12960" w:type="dxa"/>
            <w:gridSpan w:val="12"/>
            <w:tcBorders>
              <w:top w:val="nil"/>
              <w:left w:val="nil"/>
              <w:bottom w:val="single" w:sz="4" w:space="0" w:color="000000"/>
              <w:right w:val="nil"/>
            </w:tcBorders>
          </w:tcPr>
          <w:p w14:paraId="4CD936A5" w14:textId="3FD7585D" w:rsidR="00614BDE" w:rsidRPr="003F14A8" w:rsidRDefault="00E532BA" w:rsidP="003F14A8">
            <w:pPr>
              <w:spacing w:line="240" w:lineRule="auto"/>
              <w:ind w:firstLine="0"/>
              <w:rPr>
                <w:color w:val="000000"/>
              </w:rPr>
            </w:pPr>
            <w:r w:rsidRPr="003F14A8">
              <w:rPr>
                <w:i/>
                <w:color w:val="000000"/>
              </w:rPr>
              <w:t xml:space="preserve">Regression models for predicting Successor </w:t>
            </w:r>
            <w:del w:id="420" w:author="new" w:date="2020-02-26T12:50:00Z">
              <w:r w:rsidR="00F7421E" w:rsidRPr="006C4909">
                <w:rPr>
                  <w:i/>
                  <w:iCs/>
                  <w:color w:val="000000"/>
                  <w:sz w:val="24"/>
                </w:rPr>
                <w:delText>knowledge</w:delText>
              </w:r>
            </w:del>
            <w:ins w:id="421" w:author="new" w:date="2020-02-26T12:50:00Z">
              <w:r w:rsidRPr="002A0816">
                <w:rPr>
                  <w:i/>
                </w:rPr>
                <w:t>K</w:t>
              </w:r>
              <w:r w:rsidRPr="002A0816">
                <w:rPr>
                  <w:i/>
                  <w:color w:val="000000"/>
                </w:rPr>
                <w:t>nowledge</w:t>
              </w:r>
            </w:ins>
            <w:r w:rsidRPr="003F14A8">
              <w:rPr>
                <w:i/>
                <w:color w:val="000000"/>
              </w:rPr>
              <w:t xml:space="preserve"> on the Infinity Interview (Participants IHC &lt;99, N=90)</w:t>
            </w:r>
          </w:p>
        </w:tc>
      </w:tr>
      <w:tr w:rsidR="003743E8" w:rsidRPr="002A0816" w14:paraId="49FD5FC9" w14:textId="77777777">
        <w:trPr>
          <w:trHeight w:val="260"/>
        </w:trPr>
        <w:tc>
          <w:tcPr>
            <w:tcW w:w="3172" w:type="dxa"/>
            <w:vMerge w:val="restart"/>
            <w:tcBorders>
              <w:top w:val="nil"/>
              <w:left w:val="nil"/>
              <w:bottom w:val="single" w:sz="4" w:space="0" w:color="000000"/>
              <w:right w:val="nil"/>
            </w:tcBorders>
          </w:tcPr>
          <w:p w14:paraId="07660A58" w14:textId="77777777" w:rsidR="00614BDE" w:rsidRPr="003F14A8" w:rsidRDefault="00E532BA" w:rsidP="003F14A8">
            <w:pPr>
              <w:spacing w:line="240" w:lineRule="auto"/>
              <w:ind w:firstLine="0"/>
            </w:pPr>
            <w:r w:rsidRPr="003F14A8">
              <w:t>Models</w:t>
            </w:r>
          </w:p>
        </w:tc>
        <w:tc>
          <w:tcPr>
            <w:tcW w:w="5288" w:type="dxa"/>
            <w:gridSpan w:val="7"/>
            <w:tcBorders>
              <w:top w:val="single" w:sz="4" w:space="0" w:color="000000"/>
              <w:left w:val="nil"/>
              <w:bottom w:val="single" w:sz="4" w:space="0" w:color="000000"/>
              <w:right w:val="nil"/>
            </w:tcBorders>
          </w:tcPr>
          <w:p w14:paraId="70A77CFA" w14:textId="77777777" w:rsidR="00614BDE" w:rsidRPr="003F14A8" w:rsidRDefault="00E532BA" w:rsidP="003F14A8">
            <w:pPr>
              <w:spacing w:line="240" w:lineRule="auto"/>
              <w:ind w:firstLine="0"/>
              <w:jc w:val="center"/>
            </w:pPr>
            <w:r w:rsidRPr="003F14A8">
              <w:t>Coefficient Estimates (ß)</w:t>
            </w:r>
          </w:p>
        </w:tc>
        <w:tc>
          <w:tcPr>
            <w:tcW w:w="360" w:type="dxa"/>
            <w:tcBorders>
              <w:top w:val="nil"/>
              <w:left w:val="nil"/>
              <w:right w:val="nil"/>
            </w:tcBorders>
          </w:tcPr>
          <w:p w14:paraId="647266B3" w14:textId="77777777" w:rsidR="00614BDE" w:rsidRPr="003F14A8" w:rsidRDefault="00E532BA" w:rsidP="003F14A8">
            <w:pPr>
              <w:spacing w:line="240" w:lineRule="auto"/>
              <w:ind w:firstLine="0"/>
              <w:jc w:val="center"/>
            </w:pPr>
            <w:r w:rsidRPr="003F14A8">
              <w:t> </w:t>
            </w:r>
          </w:p>
        </w:tc>
        <w:tc>
          <w:tcPr>
            <w:tcW w:w="4140" w:type="dxa"/>
            <w:gridSpan w:val="3"/>
            <w:tcBorders>
              <w:top w:val="single" w:sz="4" w:space="0" w:color="000000"/>
              <w:left w:val="nil"/>
              <w:bottom w:val="single" w:sz="4" w:space="0" w:color="000000"/>
              <w:right w:val="nil"/>
            </w:tcBorders>
          </w:tcPr>
          <w:p w14:paraId="13DABFD1" w14:textId="77777777" w:rsidR="00614BDE" w:rsidRPr="003F14A8" w:rsidRDefault="00E532BA" w:rsidP="003F14A8">
            <w:pPr>
              <w:spacing w:line="240" w:lineRule="auto"/>
              <w:ind w:firstLine="0"/>
              <w:jc w:val="center"/>
            </w:pPr>
            <w:r w:rsidRPr="003F14A8">
              <w:t>Summary statistics</w:t>
            </w:r>
          </w:p>
        </w:tc>
      </w:tr>
      <w:tr w:rsidR="003743E8" w:rsidRPr="002A0816" w14:paraId="3F027775" w14:textId="77777777">
        <w:trPr>
          <w:trHeight w:val="580"/>
        </w:trPr>
        <w:tc>
          <w:tcPr>
            <w:tcW w:w="3172" w:type="dxa"/>
            <w:vMerge/>
            <w:tcBorders>
              <w:top w:val="nil"/>
              <w:left w:val="nil"/>
              <w:bottom w:val="single" w:sz="4" w:space="0" w:color="000000"/>
              <w:right w:val="nil"/>
            </w:tcBorders>
          </w:tcPr>
          <w:p w14:paraId="185077F7" w14:textId="77777777" w:rsidR="00614BDE" w:rsidRPr="003F14A8" w:rsidRDefault="00614BDE" w:rsidP="003F14A8">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6216FF51" w14:textId="77777777" w:rsidR="00614BDE" w:rsidRPr="003F14A8" w:rsidRDefault="00E532BA" w:rsidP="003F14A8">
            <w:pPr>
              <w:spacing w:line="240" w:lineRule="auto"/>
              <w:ind w:firstLine="0"/>
              <w:jc w:val="center"/>
            </w:pPr>
            <w:r w:rsidRPr="003F14A8">
              <w:t>Age</w:t>
            </w:r>
          </w:p>
        </w:tc>
        <w:tc>
          <w:tcPr>
            <w:tcW w:w="180" w:type="dxa"/>
            <w:tcBorders>
              <w:top w:val="nil"/>
              <w:left w:val="nil"/>
              <w:right w:val="nil"/>
            </w:tcBorders>
          </w:tcPr>
          <w:p w14:paraId="274DB64C" w14:textId="77777777" w:rsidR="00614BDE" w:rsidRPr="003F14A8" w:rsidRDefault="00614BDE" w:rsidP="003F14A8">
            <w:pPr>
              <w:spacing w:line="240" w:lineRule="auto"/>
              <w:ind w:firstLine="0"/>
              <w:jc w:val="center"/>
            </w:pPr>
          </w:p>
        </w:tc>
        <w:tc>
          <w:tcPr>
            <w:tcW w:w="900" w:type="dxa"/>
            <w:tcBorders>
              <w:top w:val="nil"/>
              <w:left w:val="nil"/>
              <w:bottom w:val="single" w:sz="4" w:space="0" w:color="000000"/>
              <w:right w:val="nil"/>
            </w:tcBorders>
          </w:tcPr>
          <w:p w14:paraId="6B573C5A" w14:textId="77777777" w:rsidR="00614BDE" w:rsidRPr="003F14A8" w:rsidRDefault="00E532BA" w:rsidP="003F14A8">
            <w:pPr>
              <w:spacing w:line="240" w:lineRule="auto"/>
              <w:ind w:firstLine="0"/>
              <w:jc w:val="center"/>
            </w:pPr>
            <w:r w:rsidRPr="003F14A8">
              <w:t>IHC</w:t>
            </w:r>
          </w:p>
        </w:tc>
        <w:tc>
          <w:tcPr>
            <w:tcW w:w="180" w:type="dxa"/>
            <w:tcBorders>
              <w:top w:val="nil"/>
              <w:left w:val="nil"/>
              <w:right w:val="nil"/>
            </w:tcBorders>
          </w:tcPr>
          <w:p w14:paraId="0CB3321F" w14:textId="77777777" w:rsidR="00614BDE" w:rsidRPr="003F14A8" w:rsidRDefault="00614BDE" w:rsidP="003F14A8">
            <w:pPr>
              <w:spacing w:line="240" w:lineRule="auto"/>
              <w:ind w:firstLine="0"/>
              <w:jc w:val="center"/>
            </w:pPr>
          </w:p>
        </w:tc>
        <w:tc>
          <w:tcPr>
            <w:tcW w:w="1440" w:type="dxa"/>
            <w:tcBorders>
              <w:top w:val="nil"/>
              <w:left w:val="nil"/>
              <w:bottom w:val="single" w:sz="4" w:space="0" w:color="000000"/>
              <w:right w:val="nil"/>
            </w:tcBorders>
          </w:tcPr>
          <w:p w14:paraId="5196989E" w14:textId="77777777" w:rsidR="00614BDE" w:rsidRPr="003F14A8" w:rsidRDefault="00E532BA" w:rsidP="003F14A8">
            <w:pPr>
              <w:spacing w:line="240" w:lineRule="auto"/>
              <w:ind w:firstLine="0"/>
              <w:jc w:val="center"/>
            </w:pPr>
            <w:r w:rsidRPr="003F14A8">
              <w:t>Next Number</w:t>
            </w:r>
            <w:r w:rsidRPr="003F14A8">
              <w:br/>
              <w:t>accuracy</w:t>
            </w:r>
          </w:p>
        </w:tc>
        <w:tc>
          <w:tcPr>
            <w:tcW w:w="180" w:type="dxa"/>
            <w:tcBorders>
              <w:top w:val="nil"/>
              <w:left w:val="nil"/>
              <w:right w:val="nil"/>
            </w:tcBorders>
          </w:tcPr>
          <w:p w14:paraId="1969B892" w14:textId="77777777" w:rsidR="00614BDE" w:rsidRPr="003F14A8" w:rsidRDefault="00614BDE" w:rsidP="003F14A8">
            <w:pPr>
              <w:spacing w:line="240" w:lineRule="auto"/>
              <w:ind w:right="-775" w:firstLine="0"/>
              <w:jc w:val="center"/>
            </w:pPr>
          </w:p>
        </w:tc>
        <w:tc>
          <w:tcPr>
            <w:tcW w:w="1440" w:type="dxa"/>
            <w:tcBorders>
              <w:top w:val="nil"/>
              <w:left w:val="nil"/>
              <w:bottom w:val="single" w:sz="4" w:space="0" w:color="000000"/>
              <w:right w:val="nil"/>
            </w:tcBorders>
          </w:tcPr>
          <w:p w14:paraId="07DA8459" w14:textId="77777777" w:rsidR="00614BDE" w:rsidRPr="003F14A8" w:rsidRDefault="00E532BA" w:rsidP="003F14A8">
            <w:pPr>
              <w:spacing w:line="240" w:lineRule="auto"/>
              <w:ind w:firstLine="0"/>
              <w:jc w:val="center"/>
            </w:pPr>
            <w:r w:rsidRPr="003F14A8">
              <w:t>Productivity Group</w:t>
            </w:r>
          </w:p>
        </w:tc>
        <w:tc>
          <w:tcPr>
            <w:tcW w:w="360" w:type="dxa"/>
            <w:tcBorders>
              <w:top w:val="nil"/>
              <w:left w:val="nil"/>
              <w:right w:val="nil"/>
            </w:tcBorders>
          </w:tcPr>
          <w:p w14:paraId="6513EC7F" w14:textId="77777777" w:rsidR="00614BDE" w:rsidRPr="003F14A8" w:rsidRDefault="00614BDE" w:rsidP="003F14A8">
            <w:pPr>
              <w:spacing w:line="240" w:lineRule="auto"/>
              <w:ind w:firstLine="0"/>
              <w:jc w:val="center"/>
            </w:pPr>
          </w:p>
        </w:tc>
        <w:tc>
          <w:tcPr>
            <w:tcW w:w="1620" w:type="dxa"/>
            <w:tcBorders>
              <w:top w:val="nil"/>
              <w:left w:val="nil"/>
              <w:bottom w:val="single" w:sz="4" w:space="0" w:color="000000"/>
              <w:right w:val="nil"/>
            </w:tcBorders>
          </w:tcPr>
          <w:p w14:paraId="4864BDBF" w14:textId="77777777" w:rsidR="00614BDE" w:rsidRPr="003F14A8" w:rsidRDefault="00E532BA" w:rsidP="003F14A8">
            <w:pPr>
              <w:spacing w:line="240" w:lineRule="auto"/>
              <w:ind w:firstLine="0"/>
              <w:jc w:val="center"/>
            </w:pPr>
            <w:r w:rsidRPr="003F14A8">
              <w:t xml:space="preserve">Loglikelihood </w:t>
            </w:r>
            <w:r w:rsidRPr="003F14A8">
              <w:rPr>
                <w:vertAlign w:val="superscript"/>
              </w:rPr>
              <w:t>a</w:t>
            </w:r>
          </w:p>
        </w:tc>
        <w:tc>
          <w:tcPr>
            <w:tcW w:w="1170" w:type="dxa"/>
            <w:tcBorders>
              <w:top w:val="nil"/>
              <w:left w:val="nil"/>
              <w:bottom w:val="single" w:sz="4" w:space="0" w:color="000000"/>
              <w:right w:val="nil"/>
            </w:tcBorders>
          </w:tcPr>
          <w:p w14:paraId="5BD01AA8" w14:textId="77777777" w:rsidR="00614BDE" w:rsidRPr="003F14A8" w:rsidRDefault="00E532BA" w:rsidP="003F14A8">
            <w:pPr>
              <w:spacing w:line="240" w:lineRule="auto"/>
              <w:ind w:firstLine="0"/>
              <w:jc w:val="center"/>
            </w:pPr>
            <w:r w:rsidRPr="003F14A8">
              <w:t>AIC</w:t>
            </w:r>
          </w:p>
        </w:tc>
        <w:tc>
          <w:tcPr>
            <w:tcW w:w="1350" w:type="dxa"/>
            <w:tcBorders>
              <w:top w:val="nil"/>
              <w:left w:val="nil"/>
              <w:bottom w:val="single" w:sz="4" w:space="0" w:color="000000"/>
              <w:right w:val="nil"/>
            </w:tcBorders>
          </w:tcPr>
          <w:p w14:paraId="599B89CE" w14:textId="77777777" w:rsidR="00614BDE" w:rsidRPr="003F14A8" w:rsidRDefault="00E532BA" w:rsidP="003F14A8">
            <w:pPr>
              <w:spacing w:line="240" w:lineRule="auto"/>
              <w:ind w:firstLine="0"/>
              <w:jc w:val="center"/>
            </w:pPr>
            <w:r w:rsidRPr="003F14A8">
              <w:t>R</w:t>
            </w:r>
            <w:r w:rsidRPr="003F14A8">
              <w:rPr>
                <w:vertAlign w:val="superscript"/>
              </w:rPr>
              <w:t>2</w:t>
            </w:r>
            <w:r w:rsidRPr="003F14A8">
              <w:rPr>
                <w:vertAlign w:val="subscript"/>
              </w:rPr>
              <w:t>Nagelkerke</w:t>
            </w:r>
          </w:p>
        </w:tc>
      </w:tr>
      <w:tr w:rsidR="00614BDE" w:rsidRPr="002A0816" w14:paraId="6D528859" w14:textId="77777777" w:rsidTr="003F14A8">
        <w:trPr>
          <w:trHeight w:val="260"/>
        </w:trPr>
        <w:tc>
          <w:tcPr>
            <w:tcW w:w="3172" w:type="dxa"/>
            <w:tcBorders>
              <w:top w:val="nil"/>
              <w:left w:val="nil"/>
              <w:bottom w:val="nil"/>
              <w:right w:val="nil"/>
            </w:tcBorders>
          </w:tcPr>
          <w:p w14:paraId="5CAD9241" w14:textId="77777777" w:rsidR="00614BDE" w:rsidRPr="003F14A8" w:rsidRDefault="00E532BA" w:rsidP="003F14A8">
            <w:pPr>
              <w:spacing w:line="240" w:lineRule="auto"/>
              <w:ind w:firstLine="0"/>
            </w:pPr>
            <w:r w:rsidRPr="003F14A8">
              <w:rPr>
                <w:b/>
              </w:rPr>
              <w:t>Base Model</w:t>
            </w:r>
          </w:p>
        </w:tc>
        <w:tc>
          <w:tcPr>
            <w:tcW w:w="968" w:type="dxa"/>
            <w:tcBorders>
              <w:top w:val="nil"/>
              <w:left w:val="nil"/>
              <w:bottom w:val="nil"/>
              <w:right w:val="nil"/>
            </w:tcBorders>
          </w:tcPr>
          <w:p w14:paraId="09D09DC9"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2341D727" w14:textId="77777777" w:rsidR="00614BDE" w:rsidRPr="003F14A8" w:rsidRDefault="00614BDE" w:rsidP="003F14A8">
            <w:pPr>
              <w:spacing w:line="240" w:lineRule="auto"/>
              <w:ind w:firstLine="0"/>
              <w:jc w:val="center"/>
            </w:pPr>
          </w:p>
        </w:tc>
        <w:tc>
          <w:tcPr>
            <w:tcW w:w="900" w:type="dxa"/>
            <w:tcBorders>
              <w:top w:val="nil"/>
              <w:left w:val="nil"/>
              <w:bottom w:val="nil"/>
              <w:right w:val="nil"/>
            </w:tcBorders>
          </w:tcPr>
          <w:p w14:paraId="2FE7B050"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6663A8EE"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18549153"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7F57CEFA"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66AC4501" w14:textId="77777777" w:rsidR="00614BDE" w:rsidRPr="003F14A8" w:rsidRDefault="00614BDE" w:rsidP="003F14A8">
            <w:pPr>
              <w:spacing w:line="240" w:lineRule="auto"/>
              <w:ind w:firstLine="0"/>
              <w:jc w:val="center"/>
            </w:pPr>
          </w:p>
        </w:tc>
        <w:tc>
          <w:tcPr>
            <w:tcW w:w="360" w:type="dxa"/>
            <w:tcBorders>
              <w:top w:val="nil"/>
              <w:left w:val="nil"/>
              <w:bottom w:val="nil"/>
              <w:right w:val="nil"/>
            </w:tcBorders>
          </w:tcPr>
          <w:p w14:paraId="79E01EB0"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26063249" w14:textId="77777777" w:rsidR="00614BDE" w:rsidRPr="003F14A8" w:rsidRDefault="00614BDE" w:rsidP="003F14A8">
            <w:pPr>
              <w:spacing w:line="240" w:lineRule="auto"/>
              <w:ind w:firstLine="0"/>
              <w:jc w:val="center"/>
            </w:pPr>
          </w:p>
        </w:tc>
        <w:tc>
          <w:tcPr>
            <w:tcW w:w="1170" w:type="dxa"/>
            <w:tcBorders>
              <w:top w:val="nil"/>
              <w:left w:val="nil"/>
              <w:bottom w:val="nil"/>
              <w:right w:val="nil"/>
            </w:tcBorders>
          </w:tcPr>
          <w:p w14:paraId="56C3E72C" w14:textId="77777777" w:rsidR="00614BDE" w:rsidRPr="003F14A8" w:rsidRDefault="00614BDE" w:rsidP="003F14A8">
            <w:pPr>
              <w:spacing w:line="240" w:lineRule="auto"/>
              <w:ind w:firstLine="0"/>
              <w:jc w:val="center"/>
            </w:pPr>
          </w:p>
        </w:tc>
        <w:tc>
          <w:tcPr>
            <w:tcW w:w="1350" w:type="dxa"/>
            <w:tcBorders>
              <w:top w:val="nil"/>
              <w:left w:val="nil"/>
              <w:bottom w:val="nil"/>
              <w:right w:val="nil"/>
            </w:tcBorders>
          </w:tcPr>
          <w:p w14:paraId="348855DB" w14:textId="77777777" w:rsidR="00614BDE" w:rsidRPr="003F14A8" w:rsidRDefault="00614BDE" w:rsidP="003F14A8">
            <w:pPr>
              <w:spacing w:line="240" w:lineRule="auto"/>
              <w:ind w:firstLine="0"/>
              <w:jc w:val="center"/>
            </w:pPr>
          </w:p>
        </w:tc>
      </w:tr>
      <w:tr w:rsidR="00614BDE" w:rsidRPr="002A0816" w14:paraId="531FC9A5" w14:textId="77777777" w:rsidTr="003F14A8">
        <w:trPr>
          <w:trHeight w:val="260"/>
        </w:trPr>
        <w:tc>
          <w:tcPr>
            <w:tcW w:w="3172" w:type="dxa"/>
            <w:tcBorders>
              <w:top w:val="nil"/>
              <w:left w:val="nil"/>
              <w:bottom w:val="nil"/>
              <w:right w:val="nil"/>
            </w:tcBorders>
          </w:tcPr>
          <w:p w14:paraId="1245BDB7" w14:textId="77777777" w:rsidR="00614BDE" w:rsidRPr="003F14A8" w:rsidRDefault="00E532BA" w:rsidP="003F14A8">
            <w:pPr>
              <w:spacing w:line="240" w:lineRule="auto"/>
              <w:ind w:firstLine="0"/>
            </w:pPr>
            <w:r w:rsidRPr="003F14A8">
              <w:t>Age</w:t>
            </w:r>
          </w:p>
        </w:tc>
        <w:tc>
          <w:tcPr>
            <w:tcW w:w="968" w:type="dxa"/>
            <w:tcBorders>
              <w:top w:val="nil"/>
              <w:left w:val="nil"/>
              <w:bottom w:val="nil"/>
              <w:right w:val="nil"/>
            </w:tcBorders>
          </w:tcPr>
          <w:p w14:paraId="188BC0DE" w14:textId="77777777" w:rsidR="00614BDE" w:rsidRPr="003F14A8" w:rsidRDefault="00E532BA" w:rsidP="003F14A8">
            <w:pPr>
              <w:spacing w:line="240" w:lineRule="auto"/>
              <w:ind w:firstLine="150"/>
            </w:pPr>
            <w:r w:rsidRPr="003F14A8">
              <w:t>0.296</w:t>
            </w:r>
          </w:p>
        </w:tc>
        <w:tc>
          <w:tcPr>
            <w:tcW w:w="180" w:type="dxa"/>
            <w:tcBorders>
              <w:top w:val="nil"/>
              <w:left w:val="nil"/>
              <w:bottom w:val="nil"/>
              <w:right w:val="nil"/>
            </w:tcBorders>
          </w:tcPr>
          <w:p w14:paraId="4472BEA5" w14:textId="77777777" w:rsidR="00614BDE" w:rsidRPr="003F14A8" w:rsidRDefault="00614BDE" w:rsidP="003F14A8">
            <w:pPr>
              <w:spacing w:line="240" w:lineRule="auto"/>
              <w:ind w:firstLine="150"/>
            </w:pPr>
          </w:p>
        </w:tc>
        <w:tc>
          <w:tcPr>
            <w:tcW w:w="900" w:type="dxa"/>
            <w:tcBorders>
              <w:top w:val="nil"/>
              <w:left w:val="nil"/>
              <w:bottom w:val="nil"/>
              <w:right w:val="nil"/>
            </w:tcBorders>
          </w:tcPr>
          <w:p w14:paraId="01088A0D"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3FA4BA7D"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2D9315DE"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7EBABD63"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5D0073B4" w14:textId="77777777" w:rsidR="00614BDE" w:rsidRPr="003F14A8" w:rsidRDefault="00614BDE" w:rsidP="003F14A8">
            <w:pPr>
              <w:spacing w:line="240" w:lineRule="auto"/>
              <w:ind w:firstLine="150"/>
            </w:pPr>
          </w:p>
        </w:tc>
        <w:tc>
          <w:tcPr>
            <w:tcW w:w="360" w:type="dxa"/>
            <w:tcBorders>
              <w:top w:val="nil"/>
              <w:left w:val="nil"/>
              <w:bottom w:val="nil"/>
              <w:right w:val="nil"/>
            </w:tcBorders>
          </w:tcPr>
          <w:p w14:paraId="75639A3A"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09209B1C" w14:textId="4365B257" w:rsidR="00614BDE" w:rsidRPr="003F14A8" w:rsidRDefault="00E532BA" w:rsidP="003F14A8">
            <w:pPr>
              <w:spacing w:line="240" w:lineRule="auto"/>
              <w:ind w:firstLine="0"/>
              <w:jc w:val="center"/>
            </w:pPr>
            <w:r w:rsidRPr="003F14A8">
              <w:t>-58.</w:t>
            </w:r>
            <w:del w:id="422" w:author="new" w:date="2020-02-26T12:50:00Z">
              <w:r w:rsidR="00F7421E" w:rsidRPr="006C4909">
                <w:rPr>
                  <w:color w:val="000000"/>
                  <w:sz w:val="24"/>
                </w:rPr>
                <w:delText>76</w:delText>
              </w:r>
            </w:del>
            <w:ins w:id="423" w:author="new" w:date="2020-02-26T12:50:00Z">
              <w:r w:rsidRPr="002A0816">
                <w:t>75</w:t>
              </w:r>
            </w:ins>
          </w:p>
        </w:tc>
        <w:tc>
          <w:tcPr>
            <w:tcW w:w="1170" w:type="dxa"/>
            <w:tcBorders>
              <w:top w:val="nil"/>
              <w:left w:val="nil"/>
              <w:bottom w:val="nil"/>
              <w:right w:val="nil"/>
            </w:tcBorders>
          </w:tcPr>
          <w:p w14:paraId="42EB3459" w14:textId="77777777" w:rsidR="00614BDE" w:rsidRPr="003F14A8" w:rsidRDefault="00E532BA" w:rsidP="003F14A8">
            <w:pPr>
              <w:spacing w:line="240" w:lineRule="auto"/>
              <w:ind w:firstLine="0"/>
              <w:jc w:val="center"/>
            </w:pPr>
            <w:r w:rsidRPr="003F14A8">
              <w:t>121.51</w:t>
            </w:r>
          </w:p>
        </w:tc>
        <w:tc>
          <w:tcPr>
            <w:tcW w:w="1350" w:type="dxa"/>
            <w:tcBorders>
              <w:top w:val="nil"/>
              <w:left w:val="nil"/>
              <w:bottom w:val="nil"/>
              <w:right w:val="nil"/>
            </w:tcBorders>
          </w:tcPr>
          <w:p w14:paraId="5444167E" w14:textId="77777777" w:rsidR="00614BDE" w:rsidRPr="003F14A8" w:rsidRDefault="00E532BA" w:rsidP="003F14A8">
            <w:pPr>
              <w:spacing w:line="240" w:lineRule="auto"/>
              <w:ind w:firstLine="0"/>
              <w:jc w:val="center"/>
            </w:pPr>
            <w:r w:rsidRPr="003F14A8">
              <w:t>0.027</w:t>
            </w:r>
          </w:p>
        </w:tc>
      </w:tr>
      <w:tr w:rsidR="003743E8" w:rsidRPr="002A0816" w14:paraId="0DCCFFC6" w14:textId="77777777">
        <w:trPr>
          <w:trHeight w:val="260"/>
        </w:trPr>
        <w:tc>
          <w:tcPr>
            <w:tcW w:w="3172" w:type="dxa"/>
            <w:tcBorders>
              <w:top w:val="nil"/>
              <w:left w:val="nil"/>
              <w:bottom w:val="nil"/>
              <w:right w:val="nil"/>
            </w:tcBorders>
          </w:tcPr>
          <w:p w14:paraId="0587B209" w14:textId="77777777" w:rsidR="00614BDE" w:rsidRPr="003F14A8" w:rsidRDefault="00E532BA" w:rsidP="003F14A8">
            <w:pPr>
              <w:spacing w:line="240" w:lineRule="auto"/>
              <w:ind w:firstLine="0"/>
            </w:pPr>
            <w:r w:rsidRPr="003F14A8">
              <w:rPr>
                <w:b/>
              </w:rPr>
              <w:t>Initial Models</w:t>
            </w:r>
          </w:p>
        </w:tc>
        <w:tc>
          <w:tcPr>
            <w:tcW w:w="968" w:type="dxa"/>
            <w:tcBorders>
              <w:top w:val="nil"/>
              <w:left w:val="nil"/>
              <w:bottom w:val="nil"/>
              <w:right w:val="nil"/>
            </w:tcBorders>
          </w:tcPr>
          <w:p w14:paraId="41C5B6BF"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59008F0F" w14:textId="77777777" w:rsidR="00614BDE" w:rsidRPr="003F14A8" w:rsidRDefault="00614BDE" w:rsidP="003F14A8">
            <w:pPr>
              <w:spacing w:line="240" w:lineRule="auto"/>
              <w:ind w:firstLine="150"/>
            </w:pPr>
          </w:p>
        </w:tc>
        <w:tc>
          <w:tcPr>
            <w:tcW w:w="900" w:type="dxa"/>
            <w:tcBorders>
              <w:top w:val="nil"/>
              <w:left w:val="nil"/>
              <w:bottom w:val="nil"/>
              <w:right w:val="nil"/>
            </w:tcBorders>
          </w:tcPr>
          <w:p w14:paraId="057D0BD8"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293C0555"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7EA559A1"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286C67D5"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61D8110C" w14:textId="77777777" w:rsidR="00614BDE" w:rsidRPr="003F14A8" w:rsidRDefault="00614BDE" w:rsidP="003F14A8">
            <w:pPr>
              <w:spacing w:line="240" w:lineRule="auto"/>
              <w:ind w:firstLine="150"/>
            </w:pPr>
          </w:p>
        </w:tc>
        <w:tc>
          <w:tcPr>
            <w:tcW w:w="360" w:type="dxa"/>
            <w:tcBorders>
              <w:top w:val="nil"/>
              <w:left w:val="nil"/>
              <w:bottom w:val="nil"/>
              <w:right w:val="nil"/>
            </w:tcBorders>
          </w:tcPr>
          <w:p w14:paraId="3912DBD1"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2387AE54" w14:textId="77777777" w:rsidR="00614BDE" w:rsidRPr="003F14A8" w:rsidRDefault="00614BDE" w:rsidP="003F14A8">
            <w:pPr>
              <w:spacing w:line="240" w:lineRule="auto"/>
              <w:ind w:firstLine="0"/>
              <w:jc w:val="center"/>
            </w:pPr>
          </w:p>
        </w:tc>
        <w:tc>
          <w:tcPr>
            <w:tcW w:w="1170" w:type="dxa"/>
            <w:tcBorders>
              <w:top w:val="nil"/>
              <w:left w:val="nil"/>
              <w:bottom w:val="nil"/>
              <w:right w:val="nil"/>
            </w:tcBorders>
          </w:tcPr>
          <w:p w14:paraId="27379858" w14:textId="77777777" w:rsidR="00614BDE" w:rsidRPr="003F14A8" w:rsidRDefault="00614BDE" w:rsidP="003F14A8">
            <w:pPr>
              <w:spacing w:line="240" w:lineRule="auto"/>
              <w:ind w:firstLine="0"/>
              <w:jc w:val="center"/>
            </w:pPr>
          </w:p>
        </w:tc>
        <w:tc>
          <w:tcPr>
            <w:tcW w:w="1350" w:type="dxa"/>
            <w:tcBorders>
              <w:top w:val="nil"/>
              <w:left w:val="nil"/>
              <w:bottom w:val="nil"/>
              <w:right w:val="nil"/>
            </w:tcBorders>
          </w:tcPr>
          <w:p w14:paraId="1ADC3AEB" w14:textId="77777777" w:rsidR="00614BDE" w:rsidRPr="003F14A8" w:rsidRDefault="00614BDE" w:rsidP="003F14A8">
            <w:pPr>
              <w:spacing w:line="240" w:lineRule="auto"/>
              <w:ind w:firstLine="0"/>
              <w:jc w:val="center"/>
            </w:pPr>
          </w:p>
        </w:tc>
      </w:tr>
      <w:tr w:rsidR="00614BDE" w:rsidRPr="002A0816" w14:paraId="4DC53A09" w14:textId="77777777" w:rsidTr="003F14A8">
        <w:trPr>
          <w:trHeight w:val="260"/>
        </w:trPr>
        <w:tc>
          <w:tcPr>
            <w:tcW w:w="3172" w:type="dxa"/>
            <w:tcBorders>
              <w:top w:val="nil"/>
              <w:left w:val="nil"/>
              <w:bottom w:val="nil"/>
              <w:right w:val="nil"/>
            </w:tcBorders>
          </w:tcPr>
          <w:p w14:paraId="0C7CFD77" w14:textId="77777777" w:rsidR="00614BDE" w:rsidRPr="003F14A8" w:rsidRDefault="00E532BA" w:rsidP="003F14A8">
            <w:pPr>
              <w:spacing w:line="240" w:lineRule="auto"/>
              <w:ind w:firstLine="0"/>
            </w:pPr>
            <w:r w:rsidRPr="003F14A8">
              <w:t>Age + IHC</w:t>
            </w:r>
          </w:p>
        </w:tc>
        <w:tc>
          <w:tcPr>
            <w:tcW w:w="968" w:type="dxa"/>
            <w:tcBorders>
              <w:top w:val="nil"/>
              <w:left w:val="nil"/>
              <w:bottom w:val="nil"/>
              <w:right w:val="nil"/>
            </w:tcBorders>
          </w:tcPr>
          <w:p w14:paraId="321469FD" w14:textId="2F77832E" w:rsidR="00614BDE" w:rsidRPr="003F14A8" w:rsidRDefault="00E532BA" w:rsidP="003F14A8">
            <w:pPr>
              <w:spacing w:line="240" w:lineRule="auto"/>
              <w:ind w:firstLine="150"/>
            </w:pPr>
            <w:r w:rsidRPr="003F14A8">
              <w:t>0.598</w:t>
            </w:r>
            <w:del w:id="424" w:author="new" w:date="2020-02-26T12:50:00Z">
              <w:r w:rsidR="00F7421E" w:rsidRPr="006C4909">
                <w:rPr>
                  <w:color w:val="000000"/>
                  <w:sz w:val="24"/>
                </w:rPr>
                <w:delText xml:space="preserve"> </w:delText>
              </w:r>
            </w:del>
            <w:r w:rsidRPr="003F14A8">
              <w:t>*</w:t>
            </w:r>
          </w:p>
        </w:tc>
        <w:tc>
          <w:tcPr>
            <w:tcW w:w="180" w:type="dxa"/>
            <w:tcBorders>
              <w:top w:val="nil"/>
              <w:left w:val="nil"/>
              <w:bottom w:val="nil"/>
              <w:right w:val="nil"/>
            </w:tcBorders>
          </w:tcPr>
          <w:p w14:paraId="5432EBBF" w14:textId="77777777" w:rsidR="00614BDE" w:rsidRPr="003F14A8" w:rsidRDefault="00614BDE" w:rsidP="003F14A8">
            <w:pPr>
              <w:spacing w:line="240" w:lineRule="auto"/>
              <w:ind w:firstLine="150"/>
            </w:pPr>
          </w:p>
        </w:tc>
        <w:tc>
          <w:tcPr>
            <w:tcW w:w="900" w:type="dxa"/>
            <w:tcBorders>
              <w:top w:val="nil"/>
              <w:left w:val="nil"/>
              <w:bottom w:val="nil"/>
              <w:right w:val="nil"/>
            </w:tcBorders>
          </w:tcPr>
          <w:p w14:paraId="408ADA40" w14:textId="77777777" w:rsidR="00614BDE" w:rsidRPr="003F14A8" w:rsidRDefault="00E532BA" w:rsidP="003F14A8">
            <w:pPr>
              <w:spacing w:line="240" w:lineRule="auto"/>
              <w:ind w:firstLine="150"/>
            </w:pPr>
            <w:r w:rsidRPr="003F14A8">
              <w:t>-0.520</w:t>
            </w:r>
          </w:p>
        </w:tc>
        <w:tc>
          <w:tcPr>
            <w:tcW w:w="180" w:type="dxa"/>
            <w:tcBorders>
              <w:top w:val="nil"/>
              <w:left w:val="nil"/>
              <w:bottom w:val="nil"/>
              <w:right w:val="nil"/>
            </w:tcBorders>
          </w:tcPr>
          <w:p w14:paraId="29E39741"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1B2E4F77"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5AAB3A35"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75E4E302" w14:textId="77777777" w:rsidR="00614BDE" w:rsidRPr="003F14A8" w:rsidRDefault="00614BDE" w:rsidP="003F14A8">
            <w:pPr>
              <w:spacing w:line="240" w:lineRule="auto"/>
              <w:ind w:firstLine="150"/>
            </w:pPr>
          </w:p>
        </w:tc>
        <w:tc>
          <w:tcPr>
            <w:tcW w:w="360" w:type="dxa"/>
            <w:tcBorders>
              <w:top w:val="nil"/>
              <w:left w:val="nil"/>
              <w:bottom w:val="nil"/>
              <w:right w:val="nil"/>
            </w:tcBorders>
          </w:tcPr>
          <w:p w14:paraId="68E5C92C"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52638A27" w14:textId="77777777" w:rsidR="00614BDE" w:rsidRPr="003F14A8" w:rsidRDefault="00E532BA" w:rsidP="003F14A8">
            <w:pPr>
              <w:spacing w:line="240" w:lineRule="auto"/>
              <w:ind w:firstLine="0"/>
              <w:jc w:val="center"/>
            </w:pPr>
            <w:r w:rsidRPr="003F14A8">
              <w:t>-57.05</w:t>
            </w:r>
          </w:p>
        </w:tc>
        <w:tc>
          <w:tcPr>
            <w:tcW w:w="1170" w:type="dxa"/>
            <w:tcBorders>
              <w:top w:val="nil"/>
              <w:left w:val="nil"/>
              <w:bottom w:val="nil"/>
              <w:right w:val="nil"/>
            </w:tcBorders>
          </w:tcPr>
          <w:p w14:paraId="4FB7ECF5" w14:textId="77777777" w:rsidR="00614BDE" w:rsidRPr="003F14A8" w:rsidRDefault="00E532BA" w:rsidP="003F14A8">
            <w:pPr>
              <w:spacing w:line="240" w:lineRule="auto"/>
              <w:ind w:firstLine="0"/>
              <w:jc w:val="center"/>
            </w:pPr>
            <w:r w:rsidRPr="003F14A8">
              <w:t>120.10</w:t>
            </w:r>
          </w:p>
        </w:tc>
        <w:tc>
          <w:tcPr>
            <w:tcW w:w="1350" w:type="dxa"/>
            <w:tcBorders>
              <w:top w:val="nil"/>
              <w:left w:val="nil"/>
              <w:bottom w:val="nil"/>
              <w:right w:val="nil"/>
            </w:tcBorders>
          </w:tcPr>
          <w:p w14:paraId="5E0A5755" w14:textId="16F051CE" w:rsidR="00614BDE" w:rsidRPr="003F14A8" w:rsidRDefault="00E532BA" w:rsidP="003F14A8">
            <w:pPr>
              <w:spacing w:line="240" w:lineRule="auto"/>
              <w:ind w:firstLine="0"/>
              <w:jc w:val="center"/>
            </w:pPr>
            <w:r w:rsidRPr="003F14A8">
              <w:t>0.</w:t>
            </w:r>
            <w:del w:id="425" w:author="new" w:date="2020-02-26T12:50:00Z">
              <w:r w:rsidR="00F7421E" w:rsidRPr="006C4909">
                <w:rPr>
                  <w:color w:val="000000"/>
                  <w:sz w:val="24"/>
                </w:rPr>
                <w:delText>074</w:delText>
              </w:r>
            </w:del>
            <w:ins w:id="426" w:author="new" w:date="2020-02-26T12:50:00Z">
              <w:r w:rsidRPr="002A0816">
                <w:t>077</w:t>
              </w:r>
            </w:ins>
          </w:p>
        </w:tc>
      </w:tr>
      <w:tr w:rsidR="00614BDE" w:rsidRPr="002A0816" w14:paraId="1016AD33" w14:textId="77777777" w:rsidTr="003F14A8">
        <w:trPr>
          <w:trHeight w:val="260"/>
        </w:trPr>
        <w:tc>
          <w:tcPr>
            <w:tcW w:w="3172" w:type="dxa"/>
            <w:tcBorders>
              <w:top w:val="nil"/>
              <w:left w:val="nil"/>
              <w:bottom w:val="nil"/>
              <w:right w:val="nil"/>
            </w:tcBorders>
          </w:tcPr>
          <w:p w14:paraId="2250432A" w14:textId="77777777" w:rsidR="00614BDE" w:rsidRPr="003F14A8" w:rsidRDefault="00E532BA" w:rsidP="003F14A8">
            <w:pPr>
              <w:spacing w:line="240" w:lineRule="auto"/>
              <w:ind w:firstLine="0"/>
            </w:pPr>
            <w:r w:rsidRPr="003F14A8">
              <w:t>Age + Next Number accuracy</w:t>
            </w:r>
          </w:p>
        </w:tc>
        <w:tc>
          <w:tcPr>
            <w:tcW w:w="968" w:type="dxa"/>
            <w:tcBorders>
              <w:top w:val="nil"/>
              <w:left w:val="nil"/>
              <w:bottom w:val="nil"/>
              <w:right w:val="nil"/>
            </w:tcBorders>
          </w:tcPr>
          <w:p w14:paraId="7C2D5834" w14:textId="77777777" w:rsidR="00614BDE" w:rsidRPr="003F14A8" w:rsidRDefault="00E532BA" w:rsidP="003F14A8">
            <w:pPr>
              <w:spacing w:line="240" w:lineRule="auto"/>
              <w:ind w:firstLine="150"/>
            </w:pPr>
            <w:r w:rsidRPr="003F14A8">
              <w:t>0.358</w:t>
            </w:r>
          </w:p>
        </w:tc>
        <w:tc>
          <w:tcPr>
            <w:tcW w:w="180" w:type="dxa"/>
            <w:tcBorders>
              <w:top w:val="nil"/>
              <w:left w:val="nil"/>
              <w:bottom w:val="nil"/>
              <w:right w:val="nil"/>
            </w:tcBorders>
          </w:tcPr>
          <w:p w14:paraId="729DBAB3" w14:textId="77777777" w:rsidR="00614BDE" w:rsidRPr="003F14A8" w:rsidRDefault="00614BDE" w:rsidP="003F14A8">
            <w:pPr>
              <w:spacing w:line="240" w:lineRule="auto"/>
              <w:ind w:firstLine="150"/>
            </w:pPr>
          </w:p>
        </w:tc>
        <w:tc>
          <w:tcPr>
            <w:tcW w:w="900" w:type="dxa"/>
            <w:tcBorders>
              <w:top w:val="nil"/>
              <w:left w:val="nil"/>
              <w:bottom w:val="nil"/>
              <w:right w:val="nil"/>
            </w:tcBorders>
          </w:tcPr>
          <w:p w14:paraId="28104FF4"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14D7FEE9"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3D5AFE1F" w14:textId="77777777" w:rsidR="00614BDE" w:rsidRPr="003F14A8" w:rsidRDefault="00E532BA" w:rsidP="003F14A8">
            <w:pPr>
              <w:spacing w:line="240" w:lineRule="auto"/>
              <w:ind w:firstLine="443"/>
            </w:pPr>
            <w:r w:rsidRPr="003F14A8">
              <w:t>-0.155</w:t>
            </w:r>
          </w:p>
        </w:tc>
        <w:tc>
          <w:tcPr>
            <w:tcW w:w="180" w:type="dxa"/>
            <w:tcBorders>
              <w:top w:val="nil"/>
              <w:left w:val="nil"/>
              <w:bottom w:val="nil"/>
              <w:right w:val="nil"/>
            </w:tcBorders>
          </w:tcPr>
          <w:p w14:paraId="66D3BE0E"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642F1446" w14:textId="77777777" w:rsidR="00614BDE" w:rsidRPr="003F14A8" w:rsidRDefault="00614BDE" w:rsidP="003F14A8">
            <w:pPr>
              <w:spacing w:line="240" w:lineRule="auto"/>
              <w:ind w:firstLine="150"/>
            </w:pPr>
          </w:p>
        </w:tc>
        <w:tc>
          <w:tcPr>
            <w:tcW w:w="360" w:type="dxa"/>
            <w:tcBorders>
              <w:top w:val="nil"/>
              <w:left w:val="nil"/>
              <w:bottom w:val="nil"/>
              <w:right w:val="nil"/>
            </w:tcBorders>
          </w:tcPr>
          <w:p w14:paraId="7D299E90"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40B4F20C" w14:textId="77777777" w:rsidR="00614BDE" w:rsidRPr="003F14A8" w:rsidRDefault="00E532BA" w:rsidP="003F14A8">
            <w:pPr>
              <w:spacing w:line="240" w:lineRule="auto"/>
              <w:ind w:firstLine="0"/>
              <w:jc w:val="center"/>
            </w:pPr>
            <w:r w:rsidRPr="003F14A8">
              <w:t>-58.55</w:t>
            </w:r>
          </w:p>
        </w:tc>
        <w:tc>
          <w:tcPr>
            <w:tcW w:w="1170" w:type="dxa"/>
            <w:tcBorders>
              <w:top w:val="nil"/>
              <w:left w:val="nil"/>
              <w:bottom w:val="nil"/>
              <w:right w:val="nil"/>
            </w:tcBorders>
          </w:tcPr>
          <w:p w14:paraId="78B69A63" w14:textId="1C7F1A5D" w:rsidR="00614BDE" w:rsidRPr="003F14A8" w:rsidRDefault="00E532BA" w:rsidP="003F14A8">
            <w:pPr>
              <w:spacing w:line="240" w:lineRule="auto"/>
              <w:ind w:firstLine="0"/>
              <w:jc w:val="center"/>
            </w:pPr>
            <w:r w:rsidRPr="003F14A8">
              <w:t>123.</w:t>
            </w:r>
            <w:del w:id="427" w:author="new" w:date="2020-02-26T12:50:00Z">
              <w:r w:rsidR="00F7421E" w:rsidRPr="006C4909">
                <w:rPr>
                  <w:color w:val="000000"/>
                  <w:sz w:val="24"/>
                </w:rPr>
                <w:delText>10</w:delText>
              </w:r>
            </w:del>
            <w:ins w:id="428" w:author="new" w:date="2020-02-26T12:50:00Z">
              <w:r w:rsidR="00307755">
                <w:t>09</w:t>
              </w:r>
            </w:ins>
          </w:p>
        </w:tc>
        <w:tc>
          <w:tcPr>
            <w:tcW w:w="1350" w:type="dxa"/>
            <w:tcBorders>
              <w:top w:val="nil"/>
              <w:left w:val="nil"/>
              <w:bottom w:val="nil"/>
              <w:right w:val="nil"/>
            </w:tcBorders>
          </w:tcPr>
          <w:p w14:paraId="104DB49D" w14:textId="5323230C" w:rsidR="00614BDE" w:rsidRPr="003F14A8" w:rsidRDefault="00E532BA" w:rsidP="003F14A8">
            <w:pPr>
              <w:spacing w:line="240" w:lineRule="auto"/>
              <w:ind w:firstLine="0"/>
              <w:jc w:val="center"/>
            </w:pPr>
            <w:r w:rsidRPr="003F14A8">
              <w:t>0.</w:t>
            </w:r>
            <w:del w:id="429" w:author="new" w:date="2020-02-26T12:50:00Z">
              <w:r w:rsidR="00F7421E" w:rsidRPr="006C4909">
                <w:rPr>
                  <w:color w:val="000000"/>
                  <w:sz w:val="24"/>
                </w:rPr>
                <w:delText>033</w:delText>
              </w:r>
            </w:del>
            <w:ins w:id="430" w:author="new" w:date="2020-02-26T12:50:00Z">
              <w:r w:rsidRPr="002A0816">
                <w:t>03</w:t>
              </w:r>
              <w:r w:rsidR="00307755">
                <w:t>4</w:t>
              </w:r>
            </w:ins>
          </w:p>
        </w:tc>
      </w:tr>
      <w:tr w:rsidR="00614BDE" w:rsidRPr="002A0816" w14:paraId="0D25D1EE" w14:textId="77777777" w:rsidTr="003F14A8">
        <w:trPr>
          <w:trHeight w:val="260"/>
        </w:trPr>
        <w:tc>
          <w:tcPr>
            <w:tcW w:w="3172" w:type="dxa"/>
            <w:tcBorders>
              <w:top w:val="nil"/>
              <w:left w:val="nil"/>
              <w:bottom w:val="nil"/>
              <w:right w:val="nil"/>
            </w:tcBorders>
          </w:tcPr>
          <w:p w14:paraId="50FF3FEA" w14:textId="77777777" w:rsidR="00614BDE" w:rsidRPr="003F14A8" w:rsidRDefault="00E532BA" w:rsidP="003F14A8">
            <w:pPr>
              <w:spacing w:line="240" w:lineRule="auto"/>
              <w:ind w:firstLine="0"/>
              <w:rPr>
                <w:color w:val="000000"/>
              </w:rPr>
            </w:pPr>
            <w:r w:rsidRPr="003F14A8">
              <w:rPr>
                <w:color w:val="000000"/>
              </w:rPr>
              <w:t>Age + Productivity Group</w:t>
            </w:r>
          </w:p>
        </w:tc>
        <w:tc>
          <w:tcPr>
            <w:tcW w:w="968" w:type="dxa"/>
            <w:tcBorders>
              <w:top w:val="nil"/>
              <w:left w:val="nil"/>
              <w:bottom w:val="nil"/>
              <w:right w:val="nil"/>
            </w:tcBorders>
          </w:tcPr>
          <w:p w14:paraId="6B43CB4C" w14:textId="06046538" w:rsidR="00614BDE" w:rsidRPr="003F14A8" w:rsidRDefault="00E532BA" w:rsidP="003F14A8">
            <w:pPr>
              <w:spacing w:line="240" w:lineRule="auto"/>
              <w:ind w:firstLine="150"/>
              <w:rPr>
                <w:color w:val="000000"/>
              </w:rPr>
            </w:pPr>
            <w:r w:rsidRPr="003F14A8">
              <w:rPr>
                <w:color w:val="000000"/>
              </w:rPr>
              <w:t>0.</w:t>
            </w:r>
            <w:del w:id="431" w:author="new" w:date="2020-02-26T12:50:00Z">
              <w:r w:rsidR="00F7421E" w:rsidRPr="006C4909">
                <w:rPr>
                  <w:color w:val="000000"/>
                  <w:sz w:val="24"/>
                </w:rPr>
                <w:delText>156</w:delText>
              </w:r>
            </w:del>
            <w:ins w:id="432" w:author="new" w:date="2020-02-26T12:50:00Z">
              <w:r w:rsidRPr="002A0816">
                <w:rPr>
                  <w:color w:val="000000"/>
                </w:rPr>
                <w:t>15</w:t>
              </w:r>
              <w:r w:rsidR="00467A8D">
                <w:rPr>
                  <w:color w:val="000000"/>
                </w:rPr>
                <w:t>7</w:t>
              </w:r>
            </w:ins>
          </w:p>
        </w:tc>
        <w:tc>
          <w:tcPr>
            <w:tcW w:w="180" w:type="dxa"/>
            <w:tcBorders>
              <w:top w:val="nil"/>
              <w:left w:val="nil"/>
              <w:bottom w:val="nil"/>
              <w:right w:val="nil"/>
            </w:tcBorders>
          </w:tcPr>
          <w:p w14:paraId="22DB13E7" w14:textId="77777777" w:rsidR="00614BDE" w:rsidRPr="003F14A8" w:rsidRDefault="00614BDE" w:rsidP="003F14A8">
            <w:pPr>
              <w:spacing w:line="240" w:lineRule="auto"/>
              <w:ind w:firstLine="150"/>
              <w:rPr>
                <w:color w:val="000000"/>
              </w:rPr>
            </w:pPr>
          </w:p>
        </w:tc>
        <w:tc>
          <w:tcPr>
            <w:tcW w:w="900" w:type="dxa"/>
            <w:tcBorders>
              <w:top w:val="nil"/>
              <w:left w:val="nil"/>
              <w:bottom w:val="nil"/>
              <w:right w:val="nil"/>
            </w:tcBorders>
          </w:tcPr>
          <w:p w14:paraId="499750F8" w14:textId="77777777" w:rsidR="00614BDE" w:rsidRPr="003F14A8" w:rsidRDefault="00614BDE" w:rsidP="003F14A8">
            <w:pPr>
              <w:spacing w:line="240" w:lineRule="auto"/>
              <w:ind w:firstLine="150"/>
              <w:rPr>
                <w:color w:val="000000"/>
              </w:rPr>
            </w:pPr>
          </w:p>
        </w:tc>
        <w:tc>
          <w:tcPr>
            <w:tcW w:w="180" w:type="dxa"/>
            <w:tcBorders>
              <w:top w:val="nil"/>
              <w:left w:val="nil"/>
              <w:bottom w:val="nil"/>
              <w:right w:val="nil"/>
            </w:tcBorders>
          </w:tcPr>
          <w:p w14:paraId="4D0A21F2" w14:textId="77777777" w:rsidR="00614BDE" w:rsidRPr="003F14A8" w:rsidRDefault="00614BDE" w:rsidP="003F14A8">
            <w:pPr>
              <w:spacing w:line="240" w:lineRule="auto"/>
              <w:ind w:firstLine="150"/>
            </w:pPr>
          </w:p>
        </w:tc>
        <w:tc>
          <w:tcPr>
            <w:tcW w:w="1440" w:type="dxa"/>
            <w:tcBorders>
              <w:top w:val="nil"/>
              <w:left w:val="nil"/>
              <w:bottom w:val="nil"/>
              <w:right w:val="nil"/>
            </w:tcBorders>
          </w:tcPr>
          <w:p w14:paraId="18C51151" w14:textId="77777777" w:rsidR="00614BDE" w:rsidRPr="003F14A8" w:rsidRDefault="00614BDE" w:rsidP="003F14A8">
            <w:pPr>
              <w:spacing w:line="240" w:lineRule="auto"/>
              <w:ind w:firstLine="150"/>
            </w:pPr>
          </w:p>
        </w:tc>
        <w:tc>
          <w:tcPr>
            <w:tcW w:w="180" w:type="dxa"/>
            <w:tcBorders>
              <w:top w:val="nil"/>
              <w:left w:val="nil"/>
              <w:bottom w:val="nil"/>
              <w:right w:val="nil"/>
            </w:tcBorders>
          </w:tcPr>
          <w:p w14:paraId="5B360014" w14:textId="77777777" w:rsidR="00614BDE" w:rsidRPr="003F14A8" w:rsidRDefault="00614BDE" w:rsidP="003F14A8">
            <w:pPr>
              <w:spacing w:line="240" w:lineRule="auto"/>
              <w:ind w:firstLine="150"/>
              <w:rPr>
                <w:color w:val="000000"/>
              </w:rPr>
            </w:pPr>
          </w:p>
        </w:tc>
        <w:tc>
          <w:tcPr>
            <w:tcW w:w="1440" w:type="dxa"/>
            <w:tcBorders>
              <w:top w:val="nil"/>
              <w:left w:val="nil"/>
              <w:bottom w:val="nil"/>
              <w:right w:val="nil"/>
            </w:tcBorders>
          </w:tcPr>
          <w:p w14:paraId="41ADED30" w14:textId="77777777" w:rsidR="00614BDE" w:rsidRPr="003F14A8" w:rsidRDefault="00E532BA" w:rsidP="003F14A8">
            <w:pPr>
              <w:spacing w:line="240" w:lineRule="auto"/>
              <w:ind w:firstLine="446"/>
              <w:rPr>
                <w:color w:val="000000"/>
              </w:rPr>
            </w:pPr>
            <w:r w:rsidRPr="003F14A8">
              <w:rPr>
                <w:color w:val="000000"/>
              </w:rPr>
              <w:t>0.496</w:t>
            </w:r>
          </w:p>
        </w:tc>
        <w:tc>
          <w:tcPr>
            <w:tcW w:w="360" w:type="dxa"/>
            <w:tcBorders>
              <w:top w:val="nil"/>
              <w:left w:val="nil"/>
              <w:bottom w:val="nil"/>
              <w:right w:val="nil"/>
            </w:tcBorders>
          </w:tcPr>
          <w:p w14:paraId="48710FD2"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3478CCC6" w14:textId="77777777" w:rsidR="00614BDE" w:rsidRPr="003F14A8" w:rsidRDefault="00E532BA" w:rsidP="003F14A8">
            <w:pPr>
              <w:spacing w:line="240" w:lineRule="auto"/>
              <w:ind w:firstLine="0"/>
              <w:jc w:val="center"/>
              <w:rPr>
                <w:color w:val="000000"/>
              </w:rPr>
            </w:pPr>
            <w:r w:rsidRPr="003F14A8">
              <w:rPr>
                <w:color w:val="000000"/>
              </w:rPr>
              <w:t>-58.32</w:t>
            </w:r>
          </w:p>
        </w:tc>
        <w:tc>
          <w:tcPr>
            <w:tcW w:w="1170" w:type="dxa"/>
            <w:tcBorders>
              <w:top w:val="nil"/>
              <w:left w:val="nil"/>
              <w:bottom w:val="nil"/>
              <w:right w:val="nil"/>
            </w:tcBorders>
          </w:tcPr>
          <w:p w14:paraId="19548779" w14:textId="77777777" w:rsidR="00614BDE" w:rsidRPr="003F14A8" w:rsidRDefault="00E532BA" w:rsidP="003F14A8">
            <w:pPr>
              <w:spacing w:line="240" w:lineRule="auto"/>
              <w:ind w:firstLine="0"/>
              <w:jc w:val="center"/>
              <w:rPr>
                <w:color w:val="000000"/>
              </w:rPr>
            </w:pPr>
            <w:r w:rsidRPr="003F14A8">
              <w:rPr>
                <w:color w:val="000000"/>
              </w:rPr>
              <w:t>122.64</w:t>
            </w:r>
          </w:p>
        </w:tc>
        <w:tc>
          <w:tcPr>
            <w:tcW w:w="1350" w:type="dxa"/>
            <w:tcBorders>
              <w:top w:val="nil"/>
              <w:left w:val="nil"/>
              <w:bottom w:val="nil"/>
              <w:right w:val="nil"/>
            </w:tcBorders>
          </w:tcPr>
          <w:p w14:paraId="5ADDE1A1" w14:textId="77777777" w:rsidR="00614BDE" w:rsidRPr="003F14A8" w:rsidRDefault="00E532BA" w:rsidP="003F14A8">
            <w:pPr>
              <w:spacing w:line="240" w:lineRule="auto"/>
              <w:ind w:firstLine="0"/>
              <w:jc w:val="center"/>
              <w:rPr>
                <w:color w:val="000000"/>
              </w:rPr>
            </w:pPr>
            <w:r w:rsidRPr="003F14A8">
              <w:rPr>
                <w:color w:val="000000"/>
              </w:rPr>
              <w:t>0.040</w:t>
            </w:r>
          </w:p>
        </w:tc>
      </w:tr>
      <w:tr w:rsidR="004E5584" w:rsidRPr="002A0816" w14:paraId="56C7EB55" w14:textId="77777777" w:rsidTr="00670673">
        <w:trPr>
          <w:trHeight w:val="809"/>
        </w:trPr>
        <w:tc>
          <w:tcPr>
            <w:tcW w:w="12960" w:type="dxa"/>
            <w:gridSpan w:val="12"/>
            <w:tcBorders>
              <w:top w:val="single" w:sz="4" w:space="0" w:color="000000"/>
              <w:left w:val="nil"/>
              <w:bottom w:val="nil"/>
              <w:right w:val="nil"/>
            </w:tcBorders>
          </w:tcPr>
          <w:p w14:paraId="05097486" w14:textId="77777777" w:rsidR="004E5584" w:rsidRPr="003F14A8" w:rsidRDefault="004E5584" w:rsidP="003F14A8">
            <w:pPr>
              <w:spacing w:line="240" w:lineRule="auto"/>
              <w:ind w:firstLine="0"/>
            </w:pPr>
            <w:r w:rsidRPr="003F14A8">
              <w:rPr>
                <w:i/>
              </w:rPr>
              <w:t xml:space="preserve">Notes. </w:t>
            </w:r>
            <w:r w:rsidRPr="003F14A8">
              <w:t xml:space="preserve">Coefficients were compared against 0 using </w:t>
            </w:r>
            <w:r w:rsidRPr="003F14A8">
              <w:rPr>
                <w:i/>
              </w:rPr>
              <w:t>t</w:t>
            </w:r>
            <w:r w:rsidRPr="003F14A8">
              <w:t xml:space="preserve">-tests. Model comparisons done using Likelihood Ratio Tests. </w:t>
            </w:r>
            <w:r w:rsidRPr="003F14A8">
              <w:br/>
            </w:r>
            <w:proofErr w:type="spellStart"/>
            <w:r w:rsidRPr="003F14A8">
              <w:rPr>
                <w:i/>
                <w:vertAlign w:val="superscript"/>
              </w:rPr>
              <w:t>a</w:t>
            </w:r>
            <w:proofErr w:type="spellEnd"/>
            <w:r w:rsidRPr="003F14A8">
              <w:rPr>
                <w:i/>
                <w:vertAlign w:val="superscript"/>
              </w:rPr>
              <w:t xml:space="preserve"> </w:t>
            </w:r>
            <w:r w:rsidRPr="003F14A8">
              <w:t>Each initial model was compared against the base model.</w:t>
            </w:r>
            <w:r w:rsidRPr="003F14A8">
              <w:br/>
              <w:t xml:space="preserve">* </w:t>
            </w:r>
            <w:r w:rsidRPr="003F14A8">
              <w:rPr>
                <w:i/>
              </w:rPr>
              <w:t>p</w:t>
            </w:r>
            <w:r w:rsidRPr="003F14A8">
              <w:t xml:space="preserve"> &lt; 0.05</w:t>
            </w:r>
          </w:p>
        </w:tc>
      </w:tr>
    </w:tbl>
    <w:p w14:paraId="162D1176" w14:textId="1F708C30" w:rsidR="00CF3EEC" w:rsidRPr="003F14A8" w:rsidRDefault="00CF3EEC" w:rsidP="003F14A8">
      <w:pPr>
        <w:pStyle w:val="Caption"/>
        <w:keepNext/>
        <w:ind w:firstLine="0"/>
        <w:rPr>
          <w:i w:val="0"/>
          <w:sz w:val="24"/>
        </w:rPr>
      </w:pPr>
    </w:p>
    <w:tbl>
      <w:tblPr>
        <w:tblStyle w:val="2"/>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Change w:id="433">
          <w:tblGrid>
            <w:gridCol w:w="3172"/>
            <w:gridCol w:w="968"/>
            <w:gridCol w:w="180"/>
            <w:gridCol w:w="900"/>
            <w:gridCol w:w="180"/>
            <w:gridCol w:w="1440"/>
            <w:gridCol w:w="180"/>
            <w:gridCol w:w="1440"/>
            <w:gridCol w:w="360"/>
            <w:gridCol w:w="1620"/>
            <w:gridCol w:w="1170"/>
            <w:gridCol w:w="1350"/>
          </w:tblGrid>
        </w:tblGridChange>
      </w:tblGrid>
      <w:tr w:rsidR="00614BDE" w:rsidRPr="00CF3EEC" w14:paraId="10CF258F" w14:textId="77777777" w:rsidTr="003F14A8">
        <w:trPr>
          <w:trHeight w:val="260"/>
        </w:trPr>
        <w:tc>
          <w:tcPr>
            <w:tcW w:w="12960" w:type="dxa"/>
            <w:gridSpan w:val="12"/>
            <w:tcBorders>
              <w:top w:val="nil"/>
              <w:left w:val="nil"/>
              <w:bottom w:val="nil"/>
              <w:right w:val="nil"/>
            </w:tcBorders>
          </w:tcPr>
          <w:p w14:paraId="2E6C6E45" w14:textId="110826E5" w:rsidR="00614BDE" w:rsidRPr="003F14A8" w:rsidRDefault="00E532BA" w:rsidP="003F14A8">
            <w:pPr>
              <w:spacing w:line="240" w:lineRule="auto"/>
              <w:ind w:firstLine="0"/>
              <w:rPr>
                <w:color w:val="000000"/>
              </w:rPr>
            </w:pPr>
            <w:r w:rsidRPr="003F14A8">
              <w:rPr>
                <w:color w:val="000000"/>
              </w:rPr>
              <w:t>Table</w:t>
            </w:r>
            <w:r w:rsidR="00CF3EEC" w:rsidRPr="003F14A8">
              <w:rPr>
                <w:color w:val="000000"/>
              </w:rPr>
              <w:t xml:space="preserve"> </w:t>
            </w:r>
            <w:del w:id="434" w:author="new" w:date="2020-02-26T12:50:00Z">
              <w:r w:rsidR="00F7421E">
                <w:rPr>
                  <w:color w:val="000000"/>
                  <w:sz w:val="24"/>
                </w:rPr>
                <w:delText>3</w:delText>
              </w:r>
            </w:del>
            <w:ins w:id="435" w:author="new" w:date="2020-02-26T12:50:00Z">
              <w:r w:rsidR="00CF3EEC" w:rsidRPr="00CF3EEC">
                <w:rPr>
                  <w:color w:val="000000"/>
                </w:rPr>
                <w:fldChar w:fldCharType="begin"/>
              </w:r>
              <w:r w:rsidR="00CF3EEC" w:rsidRPr="00CF3EEC">
                <w:rPr>
                  <w:color w:val="000000"/>
                </w:rPr>
                <w:instrText xml:space="preserve"> SEQ Table \* ARABIC </w:instrText>
              </w:r>
              <w:r w:rsidR="00CF3EEC" w:rsidRPr="00CF3EEC">
                <w:rPr>
                  <w:color w:val="000000"/>
                </w:rPr>
                <w:fldChar w:fldCharType="separate"/>
              </w:r>
              <w:r w:rsidR="00CF3EEC">
                <w:rPr>
                  <w:noProof/>
                  <w:color w:val="000000"/>
                </w:rPr>
                <w:t>4</w:t>
              </w:r>
              <w:r w:rsidR="00CF3EEC" w:rsidRPr="00CF3EEC">
                <w:rPr>
                  <w:color w:val="000000"/>
                </w:rPr>
                <w:fldChar w:fldCharType="end"/>
              </w:r>
            </w:ins>
          </w:p>
        </w:tc>
      </w:tr>
      <w:tr w:rsidR="00614BDE" w:rsidRPr="00CF3EEC" w14:paraId="4657EF00" w14:textId="77777777" w:rsidTr="003F14A8">
        <w:trPr>
          <w:trHeight w:val="260"/>
        </w:trPr>
        <w:tc>
          <w:tcPr>
            <w:tcW w:w="12960" w:type="dxa"/>
            <w:gridSpan w:val="12"/>
            <w:tcBorders>
              <w:top w:val="nil"/>
              <w:left w:val="nil"/>
              <w:bottom w:val="single" w:sz="4" w:space="0" w:color="000000"/>
              <w:right w:val="nil"/>
            </w:tcBorders>
          </w:tcPr>
          <w:p w14:paraId="75E0A647" w14:textId="00C8D704" w:rsidR="00614BDE" w:rsidRPr="003F14A8" w:rsidRDefault="00E532BA" w:rsidP="003F14A8">
            <w:pPr>
              <w:spacing w:line="240" w:lineRule="auto"/>
              <w:ind w:firstLine="0"/>
              <w:rPr>
                <w:color w:val="000000"/>
              </w:rPr>
            </w:pPr>
            <w:r w:rsidRPr="003F14A8">
              <w:rPr>
                <w:i/>
                <w:color w:val="000000"/>
              </w:rPr>
              <w:t xml:space="preserve">Regression models for predicting Endless </w:t>
            </w:r>
            <w:del w:id="436" w:author="new" w:date="2020-02-26T12:50:00Z">
              <w:r w:rsidR="00F7421E" w:rsidRPr="006C4909">
                <w:rPr>
                  <w:i/>
                  <w:iCs/>
                  <w:color w:val="000000"/>
                  <w:sz w:val="24"/>
                </w:rPr>
                <w:delText>knowledge</w:delText>
              </w:r>
            </w:del>
            <w:ins w:id="437" w:author="new" w:date="2020-02-26T12:50:00Z">
              <w:r w:rsidRPr="00CF3EEC">
                <w:rPr>
                  <w:i/>
                </w:rPr>
                <w:t>K</w:t>
              </w:r>
              <w:r w:rsidRPr="00CF3EEC">
                <w:rPr>
                  <w:i/>
                  <w:color w:val="000000"/>
                </w:rPr>
                <w:t>nowledge</w:t>
              </w:r>
            </w:ins>
            <w:r w:rsidRPr="003F14A8">
              <w:rPr>
                <w:i/>
                <w:color w:val="000000"/>
              </w:rPr>
              <w:t xml:space="preserve"> on the Infinity Interview (Participants IHC &lt;99, N=90)</w:t>
            </w:r>
          </w:p>
        </w:tc>
      </w:tr>
      <w:tr w:rsidR="003743E8" w:rsidRPr="00CF3EEC" w14:paraId="0376A532" w14:textId="77777777">
        <w:trPr>
          <w:trHeight w:val="260"/>
        </w:trPr>
        <w:tc>
          <w:tcPr>
            <w:tcW w:w="3172" w:type="dxa"/>
            <w:vMerge w:val="restart"/>
            <w:tcBorders>
              <w:top w:val="nil"/>
              <w:left w:val="nil"/>
              <w:bottom w:val="single" w:sz="4" w:space="0" w:color="000000"/>
              <w:right w:val="nil"/>
            </w:tcBorders>
          </w:tcPr>
          <w:p w14:paraId="36789A8F" w14:textId="77777777" w:rsidR="00614BDE" w:rsidRPr="003F14A8" w:rsidRDefault="00E532BA" w:rsidP="003F14A8">
            <w:pPr>
              <w:spacing w:line="240" w:lineRule="auto"/>
              <w:ind w:firstLine="0"/>
              <w:rPr>
                <w:color w:val="000000"/>
              </w:rPr>
            </w:pPr>
            <w:r w:rsidRPr="003F14A8">
              <w:rPr>
                <w:color w:val="000000"/>
              </w:rPr>
              <w:t>Models</w:t>
            </w:r>
          </w:p>
        </w:tc>
        <w:tc>
          <w:tcPr>
            <w:tcW w:w="5288" w:type="dxa"/>
            <w:gridSpan w:val="7"/>
            <w:tcBorders>
              <w:top w:val="single" w:sz="4" w:space="0" w:color="000000"/>
              <w:left w:val="nil"/>
              <w:bottom w:val="single" w:sz="4" w:space="0" w:color="000000"/>
              <w:right w:val="nil"/>
            </w:tcBorders>
          </w:tcPr>
          <w:p w14:paraId="4BCE2555" w14:textId="77777777" w:rsidR="00614BDE" w:rsidRPr="003F14A8" w:rsidRDefault="00E532BA" w:rsidP="003F14A8">
            <w:pPr>
              <w:spacing w:line="240" w:lineRule="auto"/>
              <w:ind w:firstLine="0"/>
              <w:jc w:val="center"/>
              <w:rPr>
                <w:color w:val="000000"/>
              </w:rPr>
            </w:pPr>
            <w:r w:rsidRPr="003F14A8">
              <w:rPr>
                <w:color w:val="000000"/>
              </w:rPr>
              <w:t>Coefficient Estimates (ß)</w:t>
            </w:r>
          </w:p>
        </w:tc>
        <w:tc>
          <w:tcPr>
            <w:tcW w:w="360" w:type="dxa"/>
            <w:tcBorders>
              <w:top w:val="nil"/>
              <w:left w:val="nil"/>
              <w:right w:val="nil"/>
            </w:tcBorders>
          </w:tcPr>
          <w:p w14:paraId="3E7B0F5C" w14:textId="77777777" w:rsidR="00614BDE" w:rsidRPr="003F14A8" w:rsidRDefault="00E532BA" w:rsidP="003F14A8">
            <w:pPr>
              <w:spacing w:line="240" w:lineRule="auto"/>
              <w:ind w:firstLine="0"/>
              <w:jc w:val="center"/>
              <w:rPr>
                <w:color w:val="000000"/>
              </w:rPr>
            </w:pPr>
            <w:r w:rsidRPr="003F14A8">
              <w:rPr>
                <w:color w:val="000000"/>
              </w:rPr>
              <w:t> </w:t>
            </w:r>
          </w:p>
        </w:tc>
        <w:tc>
          <w:tcPr>
            <w:tcW w:w="4140" w:type="dxa"/>
            <w:gridSpan w:val="3"/>
            <w:tcBorders>
              <w:top w:val="single" w:sz="4" w:space="0" w:color="000000"/>
              <w:left w:val="nil"/>
              <w:bottom w:val="single" w:sz="4" w:space="0" w:color="000000"/>
              <w:right w:val="nil"/>
            </w:tcBorders>
          </w:tcPr>
          <w:p w14:paraId="12092254" w14:textId="77777777" w:rsidR="00614BDE" w:rsidRPr="003F14A8" w:rsidRDefault="00E532BA" w:rsidP="003F14A8">
            <w:pPr>
              <w:spacing w:line="240" w:lineRule="auto"/>
              <w:ind w:firstLine="0"/>
              <w:jc w:val="center"/>
              <w:rPr>
                <w:color w:val="000000"/>
              </w:rPr>
            </w:pPr>
            <w:r w:rsidRPr="003F14A8">
              <w:rPr>
                <w:color w:val="000000"/>
              </w:rPr>
              <w:t>Summary statistics</w:t>
            </w:r>
          </w:p>
        </w:tc>
      </w:tr>
      <w:tr w:rsidR="003743E8" w:rsidRPr="00CF3EEC" w14:paraId="2C355C17" w14:textId="77777777">
        <w:trPr>
          <w:trHeight w:val="580"/>
        </w:trPr>
        <w:tc>
          <w:tcPr>
            <w:tcW w:w="3172" w:type="dxa"/>
            <w:vMerge/>
            <w:tcBorders>
              <w:top w:val="nil"/>
              <w:left w:val="nil"/>
              <w:bottom w:val="single" w:sz="4" w:space="0" w:color="000000"/>
              <w:right w:val="nil"/>
            </w:tcBorders>
          </w:tcPr>
          <w:p w14:paraId="79AC16DF" w14:textId="77777777" w:rsidR="00614BDE" w:rsidRPr="003F14A8" w:rsidRDefault="00614BDE" w:rsidP="003F14A8">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59F6738E" w14:textId="77777777" w:rsidR="00614BDE" w:rsidRPr="003F14A8" w:rsidRDefault="00E532BA" w:rsidP="003F14A8">
            <w:pPr>
              <w:spacing w:line="240" w:lineRule="auto"/>
              <w:ind w:firstLine="0"/>
              <w:jc w:val="center"/>
              <w:rPr>
                <w:color w:val="000000"/>
              </w:rPr>
            </w:pPr>
            <w:r w:rsidRPr="003F14A8">
              <w:rPr>
                <w:color w:val="000000"/>
              </w:rPr>
              <w:t>Age</w:t>
            </w:r>
          </w:p>
        </w:tc>
        <w:tc>
          <w:tcPr>
            <w:tcW w:w="180" w:type="dxa"/>
            <w:tcBorders>
              <w:top w:val="nil"/>
              <w:left w:val="nil"/>
              <w:right w:val="nil"/>
            </w:tcBorders>
          </w:tcPr>
          <w:p w14:paraId="5EBBE2E1" w14:textId="77777777" w:rsidR="00614BDE" w:rsidRPr="003F14A8" w:rsidRDefault="00614BDE" w:rsidP="003F14A8">
            <w:pPr>
              <w:spacing w:line="240" w:lineRule="auto"/>
              <w:ind w:firstLine="0"/>
              <w:jc w:val="center"/>
              <w:rPr>
                <w:color w:val="000000"/>
              </w:rPr>
            </w:pPr>
          </w:p>
        </w:tc>
        <w:tc>
          <w:tcPr>
            <w:tcW w:w="900" w:type="dxa"/>
            <w:tcBorders>
              <w:top w:val="nil"/>
              <w:left w:val="nil"/>
              <w:bottom w:val="single" w:sz="4" w:space="0" w:color="000000"/>
              <w:right w:val="nil"/>
            </w:tcBorders>
          </w:tcPr>
          <w:p w14:paraId="68FBB8D6" w14:textId="77777777" w:rsidR="00614BDE" w:rsidRPr="003F14A8" w:rsidRDefault="00E532BA" w:rsidP="003F14A8">
            <w:pPr>
              <w:spacing w:line="240" w:lineRule="auto"/>
              <w:ind w:firstLine="0"/>
              <w:jc w:val="center"/>
              <w:rPr>
                <w:color w:val="000000"/>
              </w:rPr>
            </w:pPr>
            <w:r w:rsidRPr="003F14A8">
              <w:rPr>
                <w:color w:val="000000"/>
              </w:rPr>
              <w:t>IHC</w:t>
            </w:r>
          </w:p>
        </w:tc>
        <w:tc>
          <w:tcPr>
            <w:tcW w:w="180" w:type="dxa"/>
            <w:tcBorders>
              <w:top w:val="nil"/>
              <w:left w:val="nil"/>
              <w:right w:val="nil"/>
            </w:tcBorders>
          </w:tcPr>
          <w:p w14:paraId="1BEEE78D" w14:textId="77777777" w:rsidR="00614BDE" w:rsidRPr="003F14A8" w:rsidRDefault="00614BDE" w:rsidP="003F14A8">
            <w:pPr>
              <w:spacing w:line="240" w:lineRule="auto"/>
              <w:ind w:firstLine="0"/>
              <w:jc w:val="center"/>
              <w:rPr>
                <w:color w:val="000000"/>
              </w:rPr>
            </w:pPr>
          </w:p>
        </w:tc>
        <w:tc>
          <w:tcPr>
            <w:tcW w:w="1440" w:type="dxa"/>
            <w:tcBorders>
              <w:top w:val="nil"/>
              <w:left w:val="nil"/>
              <w:bottom w:val="single" w:sz="4" w:space="0" w:color="000000"/>
              <w:right w:val="nil"/>
            </w:tcBorders>
          </w:tcPr>
          <w:p w14:paraId="3735BEBA" w14:textId="77777777" w:rsidR="00614BDE" w:rsidRPr="003F14A8" w:rsidRDefault="00E532BA" w:rsidP="003F14A8">
            <w:pPr>
              <w:spacing w:line="240" w:lineRule="auto"/>
              <w:ind w:firstLine="0"/>
              <w:jc w:val="center"/>
              <w:rPr>
                <w:color w:val="000000"/>
              </w:rPr>
            </w:pPr>
            <w:r w:rsidRPr="003F14A8">
              <w:rPr>
                <w:color w:val="000000"/>
              </w:rPr>
              <w:t>Next Number</w:t>
            </w:r>
            <w:r w:rsidRPr="003F14A8">
              <w:rPr>
                <w:color w:val="000000"/>
              </w:rPr>
              <w:br/>
              <w:t>accuracy</w:t>
            </w:r>
          </w:p>
        </w:tc>
        <w:tc>
          <w:tcPr>
            <w:tcW w:w="180" w:type="dxa"/>
            <w:tcBorders>
              <w:top w:val="nil"/>
              <w:left w:val="nil"/>
              <w:right w:val="nil"/>
            </w:tcBorders>
          </w:tcPr>
          <w:p w14:paraId="23E2A962" w14:textId="77777777" w:rsidR="00614BDE" w:rsidRPr="003F14A8" w:rsidRDefault="00614BDE" w:rsidP="003F14A8">
            <w:pPr>
              <w:spacing w:line="240" w:lineRule="auto"/>
              <w:ind w:right="-775" w:firstLine="0"/>
              <w:jc w:val="center"/>
              <w:rPr>
                <w:color w:val="000000"/>
              </w:rPr>
            </w:pPr>
          </w:p>
        </w:tc>
        <w:tc>
          <w:tcPr>
            <w:tcW w:w="1440" w:type="dxa"/>
            <w:tcBorders>
              <w:top w:val="nil"/>
              <w:left w:val="nil"/>
              <w:bottom w:val="single" w:sz="4" w:space="0" w:color="000000"/>
              <w:right w:val="nil"/>
            </w:tcBorders>
          </w:tcPr>
          <w:p w14:paraId="4988D6D7" w14:textId="77777777" w:rsidR="00614BDE" w:rsidRPr="003F14A8" w:rsidRDefault="00E532BA" w:rsidP="003F14A8">
            <w:pPr>
              <w:spacing w:line="240" w:lineRule="auto"/>
              <w:ind w:firstLine="0"/>
              <w:jc w:val="center"/>
              <w:rPr>
                <w:color w:val="000000"/>
              </w:rPr>
            </w:pPr>
            <w:r w:rsidRPr="003F14A8">
              <w:rPr>
                <w:color w:val="000000"/>
              </w:rPr>
              <w:t>Productivity Group</w:t>
            </w:r>
          </w:p>
        </w:tc>
        <w:tc>
          <w:tcPr>
            <w:tcW w:w="360" w:type="dxa"/>
            <w:tcBorders>
              <w:top w:val="nil"/>
              <w:left w:val="nil"/>
              <w:right w:val="nil"/>
            </w:tcBorders>
          </w:tcPr>
          <w:p w14:paraId="21A6BF76" w14:textId="77777777" w:rsidR="00614BDE" w:rsidRPr="003F14A8" w:rsidRDefault="00614BDE" w:rsidP="003F14A8">
            <w:pPr>
              <w:spacing w:line="240" w:lineRule="auto"/>
              <w:ind w:firstLine="0"/>
              <w:jc w:val="center"/>
              <w:rPr>
                <w:color w:val="000000"/>
              </w:rPr>
            </w:pPr>
          </w:p>
        </w:tc>
        <w:tc>
          <w:tcPr>
            <w:tcW w:w="1620" w:type="dxa"/>
            <w:tcBorders>
              <w:top w:val="nil"/>
              <w:left w:val="nil"/>
              <w:bottom w:val="single" w:sz="4" w:space="0" w:color="000000"/>
              <w:right w:val="nil"/>
            </w:tcBorders>
          </w:tcPr>
          <w:p w14:paraId="150BE50A" w14:textId="77777777" w:rsidR="00614BDE" w:rsidRPr="003F14A8" w:rsidRDefault="00E532BA" w:rsidP="003F14A8">
            <w:pPr>
              <w:spacing w:line="240" w:lineRule="auto"/>
              <w:ind w:firstLine="0"/>
              <w:jc w:val="center"/>
              <w:rPr>
                <w:color w:val="000000"/>
              </w:rPr>
            </w:pPr>
            <w:r w:rsidRPr="003F14A8">
              <w:rPr>
                <w:color w:val="000000"/>
              </w:rPr>
              <w:t xml:space="preserve">Loglikelihood </w:t>
            </w:r>
            <w:r w:rsidRPr="003F14A8">
              <w:rPr>
                <w:color w:val="000000"/>
                <w:vertAlign w:val="superscript"/>
              </w:rPr>
              <w:t>a</w:t>
            </w:r>
          </w:p>
        </w:tc>
        <w:tc>
          <w:tcPr>
            <w:tcW w:w="1170" w:type="dxa"/>
            <w:tcBorders>
              <w:top w:val="nil"/>
              <w:left w:val="nil"/>
              <w:bottom w:val="single" w:sz="4" w:space="0" w:color="000000"/>
              <w:right w:val="nil"/>
            </w:tcBorders>
          </w:tcPr>
          <w:p w14:paraId="045E7BF1" w14:textId="77777777" w:rsidR="00614BDE" w:rsidRPr="003F14A8" w:rsidRDefault="00E532BA" w:rsidP="003F14A8">
            <w:pPr>
              <w:spacing w:line="240" w:lineRule="auto"/>
              <w:ind w:firstLine="0"/>
              <w:jc w:val="center"/>
              <w:rPr>
                <w:color w:val="000000"/>
              </w:rPr>
            </w:pPr>
            <w:r w:rsidRPr="003F14A8">
              <w:rPr>
                <w:color w:val="000000"/>
              </w:rPr>
              <w:t>AIC</w:t>
            </w:r>
          </w:p>
        </w:tc>
        <w:tc>
          <w:tcPr>
            <w:tcW w:w="1350" w:type="dxa"/>
            <w:tcBorders>
              <w:top w:val="nil"/>
              <w:left w:val="nil"/>
              <w:bottom w:val="single" w:sz="4" w:space="0" w:color="000000"/>
              <w:right w:val="nil"/>
            </w:tcBorders>
          </w:tcPr>
          <w:p w14:paraId="37C56EB8" w14:textId="77777777" w:rsidR="00614BDE" w:rsidRPr="003F14A8" w:rsidRDefault="00E532BA" w:rsidP="003F14A8">
            <w:pPr>
              <w:spacing w:line="240" w:lineRule="auto"/>
              <w:ind w:firstLine="0"/>
              <w:jc w:val="center"/>
              <w:rPr>
                <w:color w:val="000000"/>
              </w:rPr>
            </w:pPr>
            <w:r w:rsidRPr="003F14A8">
              <w:rPr>
                <w:color w:val="000000"/>
              </w:rPr>
              <w:t>R</w:t>
            </w:r>
            <w:r w:rsidRPr="003F14A8">
              <w:rPr>
                <w:color w:val="000000"/>
                <w:vertAlign w:val="superscript"/>
              </w:rPr>
              <w:t>2</w:t>
            </w:r>
            <w:r w:rsidRPr="003F14A8">
              <w:rPr>
                <w:color w:val="000000"/>
                <w:vertAlign w:val="subscript"/>
              </w:rPr>
              <w:t>Nagelkerke</w:t>
            </w:r>
          </w:p>
        </w:tc>
      </w:tr>
      <w:tr w:rsidR="003743E8" w:rsidRPr="00CF3EEC" w14:paraId="4F876B02" w14:textId="77777777">
        <w:trPr>
          <w:trHeight w:val="260"/>
        </w:trPr>
        <w:tc>
          <w:tcPr>
            <w:tcW w:w="3172" w:type="dxa"/>
            <w:tcBorders>
              <w:top w:val="nil"/>
              <w:left w:val="nil"/>
              <w:bottom w:val="nil"/>
              <w:right w:val="nil"/>
            </w:tcBorders>
          </w:tcPr>
          <w:p w14:paraId="161AB0A1" w14:textId="77777777" w:rsidR="00614BDE" w:rsidRPr="003F14A8" w:rsidRDefault="00E532BA" w:rsidP="003F14A8">
            <w:pPr>
              <w:spacing w:line="240" w:lineRule="auto"/>
              <w:ind w:firstLine="0"/>
              <w:rPr>
                <w:color w:val="000000"/>
              </w:rPr>
            </w:pPr>
            <w:r w:rsidRPr="003F14A8">
              <w:rPr>
                <w:b/>
                <w:color w:val="000000"/>
              </w:rPr>
              <w:t>Base Model</w:t>
            </w:r>
          </w:p>
        </w:tc>
        <w:tc>
          <w:tcPr>
            <w:tcW w:w="968" w:type="dxa"/>
            <w:tcBorders>
              <w:top w:val="nil"/>
              <w:left w:val="nil"/>
              <w:bottom w:val="nil"/>
              <w:right w:val="nil"/>
            </w:tcBorders>
          </w:tcPr>
          <w:p w14:paraId="18F6D4E7" w14:textId="77777777" w:rsidR="00614BDE" w:rsidRPr="003F14A8" w:rsidRDefault="00614BDE" w:rsidP="003F14A8">
            <w:pPr>
              <w:spacing w:line="240" w:lineRule="auto"/>
              <w:ind w:firstLine="0"/>
              <w:jc w:val="center"/>
              <w:rPr>
                <w:color w:val="000000"/>
              </w:rPr>
            </w:pPr>
          </w:p>
        </w:tc>
        <w:tc>
          <w:tcPr>
            <w:tcW w:w="180" w:type="dxa"/>
            <w:tcBorders>
              <w:top w:val="nil"/>
              <w:left w:val="nil"/>
              <w:bottom w:val="nil"/>
              <w:right w:val="nil"/>
            </w:tcBorders>
          </w:tcPr>
          <w:p w14:paraId="50524F2D" w14:textId="77777777" w:rsidR="00614BDE" w:rsidRPr="003F14A8" w:rsidRDefault="00614BDE" w:rsidP="003F14A8">
            <w:pPr>
              <w:spacing w:line="240" w:lineRule="auto"/>
              <w:ind w:firstLine="0"/>
              <w:jc w:val="center"/>
            </w:pPr>
          </w:p>
        </w:tc>
        <w:tc>
          <w:tcPr>
            <w:tcW w:w="900" w:type="dxa"/>
            <w:tcBorders>
              <w:top w:val="nil"/>
              <w:left w:val="nil"/>
              <w:bottom w:val="nil"/>
              <w:right w:val="nil"/>
            </w:tcBorders>
          </w:tcPr>
          <w:p w14:paraId="00B4401A"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1E0BD541"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4700CDBF"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04E1E109"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6882BA62" w14:textId="77777777" w:rsidR="00614BDE" w:rsidRPr="003F14A8" w:rsidRDefault="00614BDE" w:rsidP="003F14A8">
            <w:pPr>
              <w:spacing w:line="240" w:lineRule="auto"/>
              <w:ind w:firstLine="0"/>
              <w:jc w:val="center"/>
            </w:pPr>
          </w:p>
        </w:tc>
        <w:tc>
          <w:tcPr>
            <w:tcW w:w="360" w:type="dxa"/>
            <w:tcBorders>
              <w:top w:val="nil"/>
              <w:left w:val="nil"/>
              <w:bottom w:val="nil"/>
              <w:right w:val="nil"/>
            </w:tcBorders>
          </w:tcPr>
          <w:p w14:paraId="7A353091"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65952B40" w14:textId="77777777" w:rsidR="00614BDE" w:rsidRPr="003F14A8" w:rsidRDefault="00614BDE" w:rsidP="003F14A8">
            <w:pPr>
              <w:spacing w:line="240" w:lineRule="auto"/>
              <w:ind w:firstLine="0"/>
              <w:jc w:val="center"/>
            </w:pPr>
          </w:p>
        </w:tc>
        <w:tc>
          <w:tcPr>
            <w:tcW w:w="1170" w:type="dxa"/>
            <w:tcBorders>
              <w:top w:val="nil"/>
              <w:left w:val="nil"/>
              <w:bottom w:val="nil"/>
              <w:right w:val="nil"/>
            </w:tcBorders>
          </w:tcPr>
          <w:p w14:paraId="26A92AC4" w14:textId="77777777" w:rsidR="00614BDE" w:rsidRPr="003F14A8" w:rsidRDefault="00614BDE" w:rsidP="003F14A8">
            <w:pPr>
              <w:spacing w:line="240" w:lineRule="auto"/>
              <w:ind w:firstLine="0"/>
              <w:jc w:val="center"/>
            </w:pPr>
          </w:p>
        </w:tc>
        <w:tc>
          <w:tcPr>
            <w:tcW w:w="1350" w:type="dxa"/>
            <w:tcBorders>
              <w:top w:val="nil"/>
              <w:left w:val="nil"/>
              <w:bottom w:val="nil"/>
              <w:right w:val="nil"/>
            </w:tcBorders>
          </w:tcPr>
          <w:p w14:paraId="42DA65FD" w14:textId="77777777" w:rsidR="00614BDE" w:rsidRPr="003F14A8" w:rsidRDefault="00614BDE" w:rsidP="003F14A8">
            <w:pPr>
              <w:spacing w:line="240" w:lineRule="auto"/>
              <w:ind w:firstLine="0"/>
              <w:jc w:val="center"/>
            </w:pPr>
          </w:p>
        </w:tc>
      </w:tr>
      <w:tr w:rsidR="003743E8" w:rsidRPr="00CF3EEC" w14:paraId="70E8934B" w14:textId="77777777">
        <w:trPr>
          <w:trHeight w:val="260"/>
        </w:trPr>
        <w:tc>
          <w:tcPr>
            <w:tcW w:w="3172" w:type="dxa"/>
            <w:tcBorders>
              <w:top w:val="nil"/>
              <w:left w:val="nil"/>
              <w:bottom w:val="nil"/>
              <w:right w:val="nil"/>
            </w:tcBorders>
          </w:tcPr>
          <w:p w14:paraId="19210C3D" w14:textId="77777777" w:rsidR="00614BDE" w:rsidRPr="003F14A8" w:rsidRDefault="00E532BA" w:rsidP="003F14A8">
            <w:pPr>
              <w:spacing w:line="240" w:lineRule="auto"/>
              <w:ind w:firstLine="0"/>
              <w:rPr>
                <w:color w:val="000000"/>
              </w:rPr>
            </w:pPr>
            <w:r w:rsidRPr="003F14A8">
              <w:rPr>
                <w:color w:val="000000"/>
              </w:rPr>
              <w:t>Age</w:t>
            </w:r>
          </w:p>
        </w:tc>
        <w:tc>
          <w:tcPr>
            <w:tcW w:w="968" w:type="dxa"/>
            <w:tcBorders>
              <w:top w:val="nil"/>
              <w:left w:val="nil"/>
              <w:bottom w:val="nil"/>
              <w:right w:val="nil"/>
            </w:tcBorders>
          </w:tcPr>
          <w:p w14:paraId="23DF31D7" w14:textId="77777777" w:rsidR="00614BDE" w:rsidRPr="003F14A8" w:rsidRDefault="00E532BA" w:rsidP="003F14A8">
            <w:pPr>
              <w:spacing w:line="240" w:lineRule="auto"/>
              <w:ind w:firstLine="0"/>
              <w:jc w:val="center"/>
              <w:rPr>
                <w:color w:val="000000"/>
              </w:rPr>
            </w:pPr>
            <w:r w:rsidRPr="003F14A8">
              <w:rPr>
                <w:color w:val="000000"/>
              </w:rPr>
              <w:t>0.451</w:t>
            </w:r>
          </w:p>
        </w:tc>
        <w:tc>
          <w:tcPr>
            <w:tcW w:w="180" w:type="dxa"/>
            <w:tcBorders>
              <w:top w:val="nil"/>
              <w:left w:val="nil"/>
              <w:bottom w:val="nil"/>
              <w:right w:val="nil"/>
            </w:tcBorders>
          </w:tcPr>
          <w:p w14:paraId="4487C8FE" w14:textId="77777777" w:rsidR="00614BDE" w:rsidRPr="003F14A8" w:rsidRDefault="00614BDE" w:rsidP="003F14A8">
            <w:pPr>
              <w:spacing w:line="240" w:lineRule="auto"/>
              <w:ind w:firstLine="0"/>
              <w:jc w:val="center"/>
              <w:rPr>
                <w:color w:val="000000"/>
              </w:rPr>
            </w:pPr>
          </w:p>
        </w:tc>
        <w:tc>
          <w:tcPr>
            <w:tcW w:w="900" w:type="dxa"/>
            <w:tcBorders>
              <w:top w:val="nil"/>
              <w:left w:val="nil"/>
              <w:bottom w:val="nil"/>
              <w:right w:val="nil"/>
            </w:tcBorders>
          </w:tcPr>
          <w:p w14:paraId="2836817B" w14:textId="77777777" w:rsidR="00614BDE" w:rsidRPr="003F14A8" w:rsidRDefault="00614BDE" w:rsidP="003F14A8">
            <w:pPr>
              <w:spacing w:line="240" w:lineRule="auto"/>
              <w:ind w:firstLine="0"/>
              <w:jc w:val="center"/>
              <w:rPr>
                <w:color w:val="000000"/>
              </w:rPr>
            </w:pPr>
          </w:p>
        </w:tc>
        <w:tc>
          <w:tcPr>
            <w:tcW w:w="180" w:type="dxa"/>
            <w:tcBorders>
              <w:top w:val="nil"/>
              <w:left w:val="nil"/>
              <w:bottom w:val="nil"/>
              <w:right w:val="nil"/>
            </w:tcBorders>
          </w:tcPr>
          <w:p w14:paraId="4E1210EB"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261FDAEB"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2F1E3127"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34507F75" w14:textId="77777777" w:rsidR="00614BDE" w:rsidRPr="003F14A8" w:rsidRDefault="00614BDE" w:rsidP="003F14A8">
            <w:pPr>
              <w:spacing w:line="240" w:lineRule="auto"/>
              <w:ind w:firstLine="0"/>
              <w:jc w:val="center"/>
            </w:pPr>
          </w:p>
        </w:tc>
        <w:tc>
          <w:tcPr>
            <w:tcW w:w="360" w:type="dxa"/>
            <w:tcBorders>
              <w:top w:val="nil"/>
              <w:left w:val="nil"/>
              <w:bottom w:val="nil"/>
              <w:right w:val="nil"/>
            </w:tcBorders>
          </w:tcPr>
          <w:p w14:paraId="0F3680A0"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38F13ACA" w14:textId="77777777" w:rsidR="00614BDE" w:rsidRPr="003F14A8" w:rsidRDefault="00E532BA" w:rsidP="003F14A8">
            <w:pPr>
              <w:spacing w:line="240" w:lineRule="auto"/>
              <w:ind w:firstLine="544"/>
              <w:rPr>
                <w:color w:val="000000"/>
              </w:rPr>
            </w:pPr>
            <w:r w:rsidRPr="003F14A8">
              <w:rPr>
                <w:color w:val="000000"/>
              </w:rPr>
              <w:t>-42.22</w:t>
            </w:r>
          </w:p>
        </w:tc>
        <w:tc>
          <w:tcPr>
            <w:tcW w:w="1170" w:type="dxa"/>
            <w:tcBorders>
              <w:top w:val="nil"/>
              <w:left w:val="nil"/>
              <w:bottom w:val="nil"/>
              <w:right w:val="nil"/>
            </w:tcBorders>
          </w:tcPr>
          <w:p w14:paraId="196927DC" w14:textId="77777777" w:rsidR="00614BDE" w:rsidRPr="003F14A8" w:rsidRDefault="00E532BA" w:rsidP="003F14A8">
            <w:pPr>
              <w:spacing w:line="240" w:lineRule="auto"/>
              <w:ind w:firstLine="0"/>
              <w:jc w:val="center"/>
              <w:rPr>
                <w:color w:val="000000"/>
              </w:rPr>
            </w:pPr>
            <w:r w:rsidRPr="003F14A8">
              <w:rPr>
                <w:color w:val="000000"/>
              </w:rPr>
              <w:t>88.44</w:t>
            </w:r>
          </w:p>
        </w:tc>
        <w:tc>
          <w:tcPr>
            <w:tcW w:w="1350" w:type="dxa"/>
            <w:tcBorders>
              <w:top w:val="nil"/>
              <w:left w:val="nil"/>
              <w:bottom w:val="nil"/>
              <w:right w:val="nil"/>
            </w:tcBorders>
          </w:tcPr>
          <w:p w14:paraId="722AD98B" w14:textId="77777777" w:rsidR="00614BDE" w:rsidRPr="003F14A8" w:rsidRDefault="00E532BA" w:rsidP="003F14A8">
            <w:pPr>
              <w:spacing w:line="240" w:lineRule="auto"/>
              <w:ind w:firstLine="0"/>
              <w:jc w:val="center"/>
              <w:rPr>
                <w:color w:val="000000"/>
              </w:rPr>
            </w:pPr>
            <w:r w:rsidRPr="003F14A8">
              <w:rPr>
                <w:color w:val="000000"/>
              </w:rPr>
              <w:t>0.049</w:t>
            </w:r>
          </w:p>
        </w:tc>
      </w:tr>
      <w:tr w:rsidR="003743E8" w:rsidRPr="00CF3EEC" w14:paraId="61C8E40A" w14:textId="77777777">
        <w:trPr>
          <w:trHeight w:val="260"/>
        </w:trPr>
        <w:tc>
          <w:tcPr>
            <w:tcW w:w="3172" w:type="dxa"/>
            <w:tcBorders>
              <w:top w:val="nil"/>
              <w:left w:val="nil"/>
              <w:bottom w:val="nil"/>
              <w:right w:val="nil"/>
            </w:tcBorders>
          </w:tcPr>
          <w:p w14:paraId="2567905F" w14:textId="77777777" w:rsidR="00614BDE" w:rsidRPr="003F14A8" w:rsidRDefault="00E532BA" w:rsidP="003F14A8">
            <w:pPr>
              <w:spacing w:line="240" w:lineRule="auto"/>
              <w:ind w:firstLine="0"/>
              <w:rPr>
                <w:color w:val="000000"/>
              </w:rPr>
            </w:pPr>
            <w:r w:rsidRPr="003F14A8">
              <w:rPr>
                <w:b/>
                <w:color w:val="000000"/>
              </w:rPr>
              <w:t>Initial Models</w:t>
            </w:r>
          </w:p>
        </w:tc>
        <w:tc>
          <w:tcPr>
            <w:tcW w:w="968" w:type="dxa"/>
            <w:tcBorders>
              <w:top w:val="nil"/>
              <w:left w:val="nil"/>
              <w:bottom w:val="nil"/>
              <w:right w:val="nil"/>
            </w:tcBorders>
          </w:tcPr>
          <w:p w14:paraId="111A4430" w14:textId="77777777" w:rsidR="00614BDE" w:rsidRPr="003F14A8" w:rsidRDefault="00614BDE" w:rsidP="003F14A8">
            <w:pPr>
              <w:spacing w:line="240" w:lineRule="auto"/>
              <w:ind w:firstLine="0"/>
              <w:rPr>
                <w:color w:val="000000"/>
              </w:rPr>
            </w:pPr>
          </w:p>
        </w:tc>
        <w:tc>
          <w:tcPr>
            <w:tcW w:w="180" w:type="dxa"/>
            <w:tcBorders>
              <w:top w:val="nil"/>
              <w:left w:val="nil"/>
              <w:bottom w:val="nil"/>
              <w:right w:val="nil"/>
            </w:tcBorders>
          </w:tcPr>
          <w:p w14:paraId="37B69757" w14:textId="77777777" w:rsidR="00614BDE" w:rsidRPr="003F14A8" w:rsidRDefault="00614BDE" w:rsidP="003F14A8">
            <w:pPr>
              <w:spacing w:line="240" w:lineRule="auto"/>
              <w:ind w:firstLine="0"/>
              <w:jc w:val="center"/>
            </w:pPr>
          </w:p>
        </w:tc>
        <w:tc>
          <w:tcPr>
            <w:tcW w:w="900" w:type="dxa"/>
            <w:tcBorders>
              <w:top w:val="nil"/>
              <w:left w:val="nil"/>
              <w:bottom w:val="nil"/>
              <w:right w:val="nil"/>
            </w:tcBorders>
          </w:tcPr>
          <w:p w14:paraId="72D8BD65"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7FE6AEE5"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4FD073E9"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0AFBA111"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725EC078" w14:textId="77777777" w:rsidR="00614BDE" w:rsidRPr="003F14A8" w:rsidRDefault="00614BDE" w:rsidP="003F14A8">
            <w:pPr>
              <w:spacing w:line="240" w:lineRule="auto"/>
              <w:ind w:firstLine="0"/>
              <w:jc w:val="center"/>
            </w:pPr>
          </w:p>
        </w:tc>
        <w:tc>
          <w:tcPr>
            <w:tcW w:w="360" w:type="dxa"/>
            <w:tcBorders>
              <w:top w:val="nil"/>
              <w:left w:val="nil"/>
              <w:bottom w:val="nil"/>
              <w:right w:val="nil"/>
            </w:tcBorders>
          </w:tcPr>
          <w:p w14:paraId="380ABDBF"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0F1E0F7F" w14:textId="77777777" w:rsidR="00614BDE" w:rsidRPr="003F14A8" w:rsidRDefault="00614BDE" w:rsidP="003F14A8">
            <w:pPr>
              <w:spacing w:line="240" w:lineRule="auto"/>
              <w:ind w:firstLine="544"/>
            </w:pPr>
          </w:p>
        </w:tc>
        <w:tc>
          <w:tcPr>
            <w:tcW w:w="1170" w:type="dxa"/>
            <w:tcBorders>
              <w:top w:val="nil"/>
              <w:left w:val="nil"/>
              <w:bottom w:val="nil"/>
              <w:right w:val="nil"/>
            </w:tcBorders>
          </w:tcPr>
          <w:p w14:paraId="0F453D14" w14:textId="77777777" w:rsidR="00614BDE" w:rsidRPr="003F14A8" w:rsidRDefault="00614BDE" w:rsidP="003F14A8">
            <w:pPr>
              <w:spacing w:line="240" w:lineRule="auto"/>
              <w:ind w:firstLine="0"/>
              <w:jc w:val="center"/>
            </w:pPr>
          </w:p>
        </w:tc>
        <w:tc>
          <w:tcPr>
            <w:tcW w:w="1350" w:type="dxa"/>
            <w:tcBorders>
              <w:top w:val="nil"/>
              <w:left w:val="nil"/>
              <w:bottom w:val="nil"/>
              <w:right w:val="nil"/>
            </w:tcBorders>
          </w:tcPr>
          <w:p w14:paraId="6E44D5BF" w14:textId="77777777" w:rsidR="00614BDE" w:rsidRPr="003F14A8" w:rsidRDefault="00614BDE" w:rsidP="003F14A8">
            <w:pPr>
              <w:spacing w:line="240" w:lineRule="auto"/>
              <w:ind w:firstLine="0"/>
              <w:jc w:val="center"/>
            </w:pPr>
          </w:p>
        </w:tc>
      </w:tr>
      <w:tr w:rsidR="003743E8" w:rsidRPr="00CF3EEC" w14:paraId="28417712" w14:textId="77777777">
        <w:trPr>
          <w:trHeight w:val="260"/>
        </w:trPr>
        <w:tc>
          <w:tcPr>
            <w:tcW w:w="3172" w:type="dxa"/>
            <w:tcBorders>
              <w:top w:val="nil"/>
              <w:left w:val="nil"/>
              <w:bottom w:val="nil"/>
              <w:right w:val="nil"/>
            </w:tcBorders>
          </w:tcPr>
          <w:p w14:paraId="72E143F3" w14:textId="77777777" w:rsidR="00614BDE" w:rsidRPr="003F14A8" w:rsidRDefault="00E532BA" w:rsidP="003F14A8">
            <w:pPr>
              <w:spacing w:line="240" w:lineRule="auto"/>
              <w:ind w:firstLine="0"/>
              <w:rPr>
                <w:color w:val="000000"/>
              </w:rPr>
            </w:pPr>
            <w:r w:rsidRPr="003F14A8">
              <w:rPr>
                <w:color w:val="000000"/>
              </w:rPr>
              <w:t>Age + IHC</w:t>
            </w:r>
          </w:p>
        </w:tc>
        <w:tc>
          <w:tcPr>
            <w:tcW w:w="968" w:type="dxa"/>
            <w:tcBorders>
              <w:top w:val="nil"/>
              <w:left w:val="nil"/>
              <w:bottom w:val="nil"/>
              <w:right w:val="nil"/>
            </w:tcBorders>
          </w:tcPr>
          <w:p w14:paraId="46F8A5D5" w14:textId="77777777" w:rsidR="00614BDE" w:rsidRPr="003F14A8" w:rsidRDefault="00E532BA" w:rsidP="003F14A8">
            <w:pPr>
              <w:spacing w:line="240" w:lineRule="auto"/>
              <w:ind w:firstLine="0"/>
              <w:jc w:val="center"/>
              <w:rPr>
                <w:color w:val="000000"/>
              </w:rPr>
            </w:pPr>
            <w:r w:rsidRPr="003F14A8">
              <w:rPr>
                <w:color w:val="000000"/>
              </w:rPr>
              <w:t>0.261</w:t>
            </w:r>
          </w:p>
        </w:tc>
        <w:tc>
          <w:tcPr>
            <w:tcW w:w="180" w:type="dxa"/>
            <w:tcBorders>
              <w:top w:val="nil"/>
              <w:left w:val="nil"/>
              <w:bottom w:val="nil"/>
              <w:right w:val="nil"/>
            </w:tcBorders>
          </w:tcPr>
          <w:p w14:paraId="4BFEAD3A" w14:textId="77777777" w:rsidR="00614BDE" w:rsidRPr="003F14A8" w:rsidRDefault="00614BDE" w:rsidP="003F14A8">
            <w:pPr>
              <w:spacing w:line="240" w:lineRule="auto"/>
              <w:ind w:firstLine="0"/>
              <w:jc w:val="center"/>
              <w:rPr>
                <w:color w:val="000000"/>
              </w:rPr>
            </w:pPr>
          </w:p>
        </w:tc>
        <w:tc>
          <w:tcPr>
            <w:tcW w:w="900" w:type="dxa"/>
            <w:tcBorders>
              <w:top w:val="nil"/>
              <w:left w:val="nil"/>
              <w:bottom w:val="nil"/>
              <w:right w:val="nil"/>
            </w:tcBorders>
          </w:tcPr>
          <w:p w14:paraId="0448638A" w14:textId="77777777" w:rsidR="00614BDE" w:rsidRPr="003F14A8" w:rsidRDefault="00E532BA" w:rsidP="003F14A8">
            <w:pPr>
              <w:spacing w:line="240" w:lineRule="auto"/>
              <w:ind w:firstLine="0"/>
              <w:jc w:val="center"/>
              <w:rPr>
                <w:color w:val="000000"/>
              </w:rPr>
            </w:pPr>
            <w:r w:rsidRPr="003F14A8">
              <w:rPr>
                <w:color w:val="000000"/>
              </w:rPr>
              <w:t>0.349</w:t>
            </w:r>
          </w:p>
        </w:tc>
        <w:tc>
          <w:tcPr>
            <w:tcW w:w="180" w:type="dxa"/>
            <w:tcBorders>
              <w:top w:val="nil"/>
              <w:left w:val="nil"/>
              <w:bottom w:val="nil"/>
              <w:right w:val="nil"/>
            </w:tcBorders>
          </w:tcPr>
          <w:p w14:paraId="681F53F6" w14:textId="77777777" w:rsidR="00614BDE" w:rsidRPr="003F14A8" w:rsidRDefault="00614BDE" w:rsidP="003F14A8">
            <w:pPr>
              <w:spacing w:line="240" w:lineRule="auto"/>
              <w:ind w:firstLine="0"/>
              <w:jc w:val="center"/>
              <w:rPr>
                <w:color w:val="000000"/>
              </w:rPr>
            </w:pPr>
          </w:p>
        </w:tc>
        <w:tc>
          <w:tcPr>
            <w:tcW w:w="1440" w:type="dxa"/>
            <w:tcBorders>
              <w:top w:val="nil"/>
              <w:left w:val="nil"/>
              <w:bottom w:val="nil"/>
              <w:right w:val="nil"/>
            </w:tcBorders>
          </w:tcPr>
          <w:p w14:paraId="14E4F25D" w14:textId="77777777" w:rsidR="00614BDE" w:rsidRPr="003F14A8" w:rsidRDefault="00614BDE" w:rsidP="003F14A8">
            <w:pPr>
              <w:spacing w:line="240" w:lineRule="auto"/>
              <w:ind w:firstLine="0"/>
              <w:jc w:val="center"/>
              <w:rPr>
                <w:color w:val="000000"/>
              </w:rPr>
            </w:pPr>
          </w:p>
        </w:tc>
        <w:tc>
          <w:tcPr>
            <w:tcW w:w="180" w:type="dxa"/>
            <w:tcBorders>
              <w:top w:val="nil"/>
              <w:left w:val="nil"/>
              <w:bottom w:val="nil"/>
              <w:right w:val="nil"/>
            </w:tcBorders>
          </w:tcPr>
          <w:p w14:paraId="2E32A623"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681C6A13" w14:textId="77777777" w:rsidR="00614BDE" w:rsidRPr="003F14A8" w:rsidRDefault="00614BDE" w:rsidP="003F14A8">
            <w:pPr>
              <w:spacing w:line="240" w:lineRule="auto"/>
              <w:ind w:firstLine="0"/>
              <w:jc w:val="center"/>
            </w:pPr>
          </w:p>
        </w:tc>
        <w:tc>
          <w:tcPr>
            <w:tcW w:w="360" w:type="dxa"/>
            <w:tcBorders>
              <w:top w:val="nil"/>
              <w:left w:val="nil"/>
              <w:bottom w:val="nil"/>
              <w:right w:val="nil"/>
            </w:tcBorders>
          </w:tcPr>
          <w:p w14:paraId="251E412E"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14B7593B" w14:textId="77777777" w:rsidR="00614BDE" w:rsidRPr="003F14A8" w:rsidRDefault="00E532BA" w:rsidP="003F14A8">
            <w:pPr>
              <w:spacing w:line="240" w:lineRule="auto"/>
              <w:ind w:firstLine="544"/>
              <w:rPr>
                <w:color w:val="000000"/>
              </w:rPr>
            </w:pPr>
            <w:r w:rsidRPr="003F14A8">
              <w:rPr>
                <w:color w:val="000000"/>
              </w:rPr>
              <w:t>-41.63</w:t>
            </w:r>
          </w:p>
        </w:tc>
        <w:tc>
          <w:tcPr>
            <w:tcW w:w="1170" w:type="dxa"/>
            <w:tcBorders>
              <w:top w:val="nil"/>
              <w:left w:val="nil"/>
              <w:bottom w:val="nil"/>
              <w:right w:val="nil"/>
            </w:tcBorders>
          </w:tcPr>
          <w:p w14:paraId="58E6E5E7" w14:textId="77777777" w:rsidR="00614BDE" w:rsidRPr="003F14A8" w:rsidRDefault="00E532BA" w:rsidP="003F14A8">
            <w:pPr>
              <w:spacing w:line="240" w:lineRule="auto"/>
              <w:ind w:firstLine="0"/>
              <w:jc w:val="center"/>
              <w:rPr>
                <w:color w:val="000000"/>
              </w:rPr>
            </w:pPr>
            <w:r w:rsidRPr="003F14A8">
              <w:rPr>
                <w:color w:val="000000"/>
              </w:rPr>
              <w:t>89.26</w:t>
            </w:r>
          </w:p>
        </w:tc>
        <w:tc>
          <w:tcPr>
            <w:tcW w:w="1350" w:type="dxa"/>
            <w:tcBorders>
              <w:top w:val="nil"/>
              <w:left w:val="nil"/>
              <w:bottom w:val="nil"/>
              <w:right w:val="nil"/>
            </w:tcBorders>
          </w:tcPr>
          <w:p w14:paraId="2D0EB4F9" w14:textId="77777777" w:rsidR="00614BDE" w:rsidRPr="003F14A8" w:rsidRDefault="00E532BA" w:rsidP="003F14A8">
            <w:pPr>
              <w:spacing w:line="240" w:lineRule="auto"/>
              <w:ind w:firstLine="0"/>
              <w:jc w:val="center"/>
              <w:rPr>
                <w:color w:val="000000"/>
              </w:rPr>
            </w:pPr>
            <w:r w:rsidRPr="003F14A8">
              <w:rPr>
                <w:color w:val="000000"/>
              </w:rPr>
              <w:t>0.070</w:t>
            </w:r>
          </w:p>
        </w:tc>
      </w:tr>
      <w:tr w:rsidR="003743E8" w:rsidRPr="00CF3EEC" w14:paraId="01E947CD" w14:textId="77777777">
        <w:trPr>
          <w:trHeight w:val="260"/>
        </w:trPr>
        <w:tc>
          <w:tcPr>
            <w:tcW w:w="3172" w:type="dxa"/>
            <w:tcBorders>
              <w:top w:val="nil"/>
              <w:left w:val="nil"/>
              <w:bottom w:val="nil"/>
              <w:right w:val="nil"/>
            </w:tcBorders>
          </w:tcPr>
          <w:p w14:paraId="7281B35F" w14:textId="77777777" w:rsidR="00614BDE" w:rsidRPr="003F14A8" w:rsidRDefault="00E532BA" w:rsidP="003F14A8">
            <w:pPr>
              <w:spacing w:line="240" w:lineRule="auto"/>
              <w:ind w:firstLine="0"/>
              <w:rPr>
                <w:color w:val="000000"/>
              </w:rPr>
            </w:pPr>
            <w:r w:rsidRPr="003F14A8">
              <w:rPr>
                <w:color w:val="000000"/>
              </w:rPr>
              <w:t>Age + Next Number accuracy</w:t>
            </w:r>
          </w:p>
        </w:tc>
        <w:tc>
          <w:tcPr>
            <w:tcW w:w="968" w:type="dxa"/>
            <w:tcBorders>
              <w:top w:val="nil"/>
              <w:left w:val="nil"/>
              <w:bottom w:val="nil"/>
              <w:right w:val="nil"/>
            </w:tcBorders>
          </w:tcPr>
          <w:p w14:paraId="74CB2870" w14:textId="77777777" w:rsidR="00614BDE" w:rsidRPr="003F14A8" w:rsidRDefault="00E532BA" w:rsidP="003F14A8">
            <w:pPr>
              <w:spacing w:line="240" w:lineRule="auto"/>
              <w:ind w:firstLine="0"/>
              <w:jc w:val="center"/>
              <w:rPr>
                <w:color w:val="000000"/>
              </w:rPr>
            </w:pPr>
            <w:r w:rsidRPr="003F14A8">
              <w:rPr>
                <w:color w:val="000000"/>
              </w:rPr>
              <w:t>0.287</w:t>
            </w:r>
          </w:p>
        </w:tc>
        <w:tc>
          <w:tcPr>
            <w:tcW w:w="180" w:type="dxa"/>
            <w:tcBorders>
              <w:top w:val="nil"/>
              <w:left w:val="nil"/>
              <w:bottom w:val="nil"/>
              <w:right w:val="nil"/>
            </w:tcBorders>
          </w:tcPr>
          <w:p w14:paraId="30DB444E" w14:textId="77777777" w:rsidR="00614BDE" w:rsidRPr="003F14A8" w:rsidRDefault="00614BDE" w:rsidP="003F14A8">
            <w:pPr>
              <w:spacing w:line="240" w:lineRule="auto"/>
              <w:ind w:firstLine="0"/>
              <w:jc w:val="center"/>
              <w:rPr>
                <w:color w:val="000000"/>
              </w:rPr>
            </w:pPr>
          </w:p>
        </w:tc>
        <w:tc>
          <w:tcPr>
            <w:tcW w:w="900" w:type="dxa"/>
            <w:tcBorders>
              <w:top w:val="nil"/>
              <w:left w:val="nil"/>
              <w:bottom w:val="nil"/>
              <w:right w:val="nil"/>
            </w:tcBorders>
          </w:tcPr>
          <w:p w14:paraId="66D8224D" w14:textId="77777777" w:rsidR="00614BDE" w:rsidRPr="003F14A8" w:rsidRDefault="00614BDE" w:rsidP="003F14A8">
            <w:pPr>
              <w:spacing w:line="240" w:lineRule="auto"/>
              <w:ind w:firstLine="0"/>
              <w:jc w:val="center"/>
              <w:rPr>
                <w:color w:val="000000"/>
              </w:rPr>
            </w:pPr>
          </w:p>
        </w:tc>
        <w:tc>
          <w:tcPr>
            <w:tcW w:w="180" w:type="dxa"/>
            <w:tcBorders>
              <w:top w:val="nil"/>
              <w:left w:val="nil"/>
              <w:bottom w:val="nil"/>
              <w:right w:val="nil"/>
            </w:tcBorders>
          </w:tcPr>
          <w:p w14:paraId="0CA8C622" w14:textId="77777777" w:rsidR="00614BDE" w:rsidRPr="003F14A8" w:rsidRDefault="00614BDE" w:rsidP="003F14A8">
            <w:pPr>
              <w:spacing w:line="240" w:lineRule="auto"/>
              <w:ind w:firstLine="0"/>
              <w:jc w:val="center"/>
              <w:rPr>
                <w:color w:val="000000"/>
              </w:rPr>
            </w:pPr>
          </w:p>
        </w:tc>
        <w:tc>
          <w:tcPr>
            <w:tcW w:w="1440" w:type="dxa"/>
            <w:tcBorders>
              <w:top w:val="nil"/>
              <w:left w:val="nil"/>
              <w:bottom w:val="nil"/>
              <w:right w:val="nil"/>
            </w:tcBorders>
          </w:tcPr>
          <w:p w14:paraId="41C5B7E1" w14:textId="77777777" w:rsidR="00614BDE" w:rsidRPr="003F14A8" w:rsidRDefault="00E532BA" w:rsidP="003F14A8">
            <w:pPr>
              <w:spacing w:line="240" w:lineRule="auto"/>
              <w:ind w:firstLine="0"/>
              <w:jc w:val="center"/>
              <w:rPr>
                <w:color w:val="000000"/>
              </w:rPr>
            </w:pPr>
            <w:r w:rsidRPr="003F14A8">
              <w:rPr>
                <w:color w:val="000000"/>
              </w:rPr>
              <w:t>0.466</w:t>
            </w:r>
          </w:p>
        </w:tc>
        <w:tc>
          <w:tcPr>
            <w:tcW w:w="180" w:type="dxa"/>
            <w:tcBorders>
              <w:top w:val="nil"/>
              <w:left w:val="nil"/>
              <w:bottom w:val="nil"/>
              <w:right w:val="nil"/>
            </w:tcBorders>
          </w:tcPr>
          <w:p w14:paraId="592C0F0C" w14:textId="77777777" w:rsidR="00614BDE" w:rsidRPr="003F14A8" w:rsidRDefault="00614BDE" w:rsidP="003F14A8">
            <w:pPr>
              <w:spacing w:line="240" w:lineRule="auto"/>
              <w:ind w:firstLine="0"/>
              <w:jc w:val="center"/>
              <w:rPr>
                <w:color w:val="000000"/>
              </w:rPr>
            </w:pPr>
          </w:p>
        </w:tc>
        <w:tc>
          <w:tcPr>
            <w:tcW w:w="1440" w:type="dxa"/>
            <w:tcBorders>
              <w:top w:val="nil"/>
              <w:left w:val="nil"/>
              <w:bottom w:val="nil"/>
              <w:right w:val="nil"/>
            </w:tcBorders>
          </w:tcPr>
          <w:p w14:paraId="0A4A372C" w14:textId="77777777" w:rsidR="00614BDE" w:rsidRPr="003F14A8" w:rsidRDefault="00614BDE" w:rsidP="003F14A8">
            <w:pPr>
              <w:spacing w:line="240" w:lineRule="auto"/>
              <w:ind w:firstLine="0"/>
              <w:jc w:val="center"/>
              <w:rPr>
                <w:color w:val="000000"/>
              </w:rPr>
            </w:pPr>
          </w:p>
        </w:tc>
        <w:tc>
          <w:tcPr>
            <w:tcW w:w="360" w:type="dxa"/>
            <w:tcBorders>
              <w:top w:val="nil"/>
              <w:left w:val="nil"/>
              <w:bottom w:val="nil"/>
              <w:right w:val="nil"/>
            </w:tcBorders>
          </w:tcPr>
          <w:p w14:paraId="5C335778"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38AF712F" w14:textId="77777777" w:rsidR="00614BDE" w:rsidRPr="003F14A8" w:rsidRDefault="00E532BA" w:rsidP="003F14A8">
            <w:pPr>
              <w:spacing w:line="240" w:lineRule="auto"/>
              <w:ind w:firstLine="544"/>
              <w:rPr>
                <w:color w:val="000000"/>
              </w:rPr>
            </w:pPr>
            <w:r w:rsidRPr="003F14A8">
              <w:rPr>
                <w:color w:val="000000"/>
              </w:rPr>
              <w:t>-41.04</w:t>
            </w:r>
          </w:p>
        </w:tc>
        <w:tc>
          <w:tcPr>
            <w:tcW w:w="1170" w:type="dxa"/>
            <w:tcBorders>
              <w:top w:val="nil"/>
              <w:left w:val="nil"/>
              <w:bottom w:val="nil"/>
              <w:right w:val="nil"/>
            </w:tcBorders>
          </w:tcPr>
          <w:p w14:paraId="3D95E2B4" w14:textId="77777777" w:rsidR="00614BDE" w:rsidRPr="003F14A8" w:rsidRDefault="00E532BA" w:rsidP="003F14A8">
            <w:pPr>
              <w:spacing w:line="240" w:lineRule="auto"/>
              <w:ind w:firstLine="0"/>
              <w:jc w:val="center"/>
              <w:rPr>
                <w:color w:val="000000"/>
              </w:rPr>
            </w:pPr>
            <w:r w:rsidRPr="003F14A8">
              <w:rPr>
                <w:color w:val="000000"/>
              </w:rPr>
              <w:t>88.07</w:t>
            </w:r>
          </w:p>
        </w:tc>
        <w:tc>
          <w:tcPr>
            <w:tcW w:w="1350" w:type="dxa"/>
            <w:tcBorders>
              <w:top w:val="nil"/>
              <w:left w:val="nil"/>
              <w:bottom w:val="nil"/>
              <w:right w:val="nil"/>
            </w:tcBorders>
          </w:tcPr>
          <w:p w14:paraId="3A26E9EF" w14:textId="77777777" w:rsidR="00614BDE" w:rsidRPr="003F14A8" w:rsidRDefault="00E532BA" w:rsidP="003F14A8">
            <w:pPr>
              <w:spacing w:line="240" w:lineRule="auto"/>
              <w:ind w:firstLine="0"/>
              <w:jc w:val="center"/>
              <w:rPr>
                <w:color w:val="000000"/>
              </w:rPr>
            </w:pPr>
            <w:r w:rsidRPr="003F14A8">
              <w:rPr>
                <w:color w:val="000000"/>
              </w:rPr>
              <w:t>0.090</w:t>
            </w:r>
          </w:p>
        </w:tc>
      </w:tr>
      <w:tr w:rsidR="003743E8" w:rsidRPr="00CF3EEC" w14:paraId="5FDA2B42" w14:textId="77777777">
        <w:trPr>
          <w:trHeight w:val="260"/>
        </w:trPr>
        <w:tc>
          <w:tcPr>
            <w:tcW w:w="3172" w:type="dxa"/>
            <w:tcBorders>
              <w:top w:val="nil"/>
              <w:left w:val="nil"/>
              <w:bottom w:val="nil"/>
              <w:right w:val="nil"/>
            </w:tcBorders>
          </w:tcPr>
          <w:p w14:paraId="6D742C02" w14:textId="77777777" w:rsidR="00614BDE" w:rsidRPr="003F14A8" w:rsidRDefault="00E532BA" w:rsidP="003F14A8">
            <w:pPr>
              <w:spacing w:line="240" w:lineRule="auto"/>
              <w:ind w:firstLine="0"/>
              <w:rPr>
                <w:color w:val="000000"/>
              </w:rPr>
            </w:pPr>
            <w:r w:rsidRPr="003F14A8">
              <w:rPr>
                <w:color w:val="000000"/>
              </w:rPr>
              <w:t>Age + Productivity Group</w:t>
            </w:r>
          </w:p>
        </w:tc>
        <w:tc>
          <w:tcPr>
            <w:tcW w:w="968" w:type="dxa"/>
            <w:tcBorders>
              <w:top w:val="nil"/>
              <w:left w:val="nil"/>
              <w:bottom w:val="nil"/>
              <w:right w:val="nil"/>
            </w:tcBorders>
          </w:tcPr>
          <w:p w14:paraId="1CC92CD6" w14:textId="77777777" w:rsidR="00614BDE" w:rsidRPr="003F14A8" w:rsidRDefault="00E532BA" w:rsidP="003F14A8">
            <w:pPr>
              <w:spacing w:line="240" w:lineRule="auto"/>
              <w:ind w:firstLine="0"/>
              <w:jc w:val="center"/>
              <w:rPr>
                <w:color w:val="000000"/>
              </w:rPr>
            </w:pPr>
            <w:r w:rsidRPr="003F14A8">
              <w:rPr>
                <w:color w:val="000000"/>
              </w:rPr>
              <w:t>0.025</w:t>
            </w:r>
          </w:p>
        </w:tc>
        <w:tc>
          <w:tcPr>
            <w:tcW w:w="180" w:type="dxa"/>
            <w:tcBorders>
              <w:top w:val="nil"/>
              <w:left w:val="nil"/>
              <w:bottom w:val="nil"/>
              <w:right w:val="nil"/>
            </w:tcBorders>
          </w:tcPr>
          <w:p w14:paraId="6CC9CBB5" w14:textId="77777777" w:rsidR="00614BDE" w:rsidRPr="003F14A8" w:rsidRDefault="00614BDE" w:rsidP="003F14A8">
            <w:pPr>
              <w:spacing w:line="240" w:lineRule="auto"/>
              <w:ind w:firstLine="0"/>
              <w:jc w:val="center"/>
              <w:rPr>
                <w:color w:val="000000"/>
              </w:rPr>
            </w:pPr>
          </w:p>
        </w:tc>
        <w:tc>
          <w:tcPr>
            <w:tcW w:w="900" w:type="dxa"/>
            <w:tcBorders>
              <w:top w:val="nil"/>
              <w:left w:val="nil"/>
              <w:bottom w:val="nil"/>
              <w:right w:val="nil"/>
            </w:tcBorders>
          </w:tcPr>
          <w:p w14:paraId="1498C0EA" w14:textId="77777777" w:rsidR="00614BDE" w:rsidRPr="003F14A8" w:rsidRDefault="00614BDE" w:rsidP="003F14A8">
            <w:pPr>
              <w:spacing w:line="240" w:lineRule="auto"/>
              <w:ind w:firstLine="0"/>
              <w:jc w:val="center"/>
              <w:rPr>
                <w:color w:val="000000"/>
              </w:rPr>
            </w:pPr>
          </w:p>
        </w:tc>
        <w:tc>
          <w:tcPr>
            <w:tcW w:w="180" w:type="dxa"/>
            <w:tcBorders>
              <w:top w:val="nil"/>
              <w:left w:val="nil"/>
              <w:bottom w:val="nil"/>
              <w:right w:val="nil"/>
            </w:tcBorders>
          </w:tcPr>
          <w:p w14:paraId="432D82AF" w14:textId="77777777" w:rsidR="00614BDE" w:rsidRPr="003F14A8" w:rsidRDefault="00614BDE" w:rsidP="003F14A8">
            <w:pPr>
              <w:spacing w:line="240" w:lineRule="auto"/>
              <w:ind w:firstLine="0"/>
              <w:jc w:val="center"/>
            </w:pPr>
          </w:p>
        </w:tc>
        <w:tc>
          <w:tcPr>
            <w:tcW w:w="1440" w:type="dxa"/>
            <w:tcBorders>
              <w:top w:val="nil"/>
              <w:left w:val="nil"/>
              <w:bottom w:val="nil"/>
              <w:right w:val="nil"/>
            </w:tcBorders>
          </w:tcPr>
          <w:p w14:paraId="43FB5DD3" w14:textId="77777777" w:rsidR="00614BDE" w:rsidRPr="003F14A8" w:rsidRDefault="00614BDE" w:rsidP="003F14A8">
            <w:pPr>
              <w:spacing w:line="240" w:lineRule="auto"/>
              <w:ind w:firstLine="0"/>
              <w:jc w:val="center"/>
            </w:pPr>
          </w:p>
        </w:tc>
        <w:tc>
          <w:tcPr>
            <w:tcW w:w="180" w:type="dxa"/>
            <w:tcBorders>
              <w:top w:val="nil"/>
              <w:left w:val="nil"/>
              <w:bottom w:val="nil"/>
              <w:right w:val="nil"/>
            </w:tcBorders>
          </w:tcPr>
          <w:p w14:paraId="1D4B30DC" w14:textId="77777777" w:rsidR="00614BDE" w:rsidRPr="003F14A8" w:rsidRDefault="00614BDE" w:rsidP="003F14A8">
            <w:pPr>
              <w:spacing w:line="240" w:lineRule="auto"/>
              <w:ind w:firstLine="0"/>
              <w:jc w:val="center"/>
              <w:rPr>
                <w:color w:val="000000"/>
              </w:rPr>
            </w:pPr>
          </w:p>
        </w:tc>
        <w:tc>
          <w:tcPr>
            <w:tcW w:w="1440" w:type="dxa"/>
            <w:tcBorders>
              <w:top w:val="nil"/>
              <w:left w:val="nil"/>
              <w:bottom w:val="nil"/>
              <w:right w:val="nil"/>
            </w:tcBorders>
          </w:tcPr>
          <w:p w14:paraId="689E2D27" w14:textId="77777777" w:rsidR="00614BDE" w:rsidRPr="003F14A8" w:rsidRDefault="00E532BA" w:rsidP="003F14A8">
            <w:pPr>
              <w:spacing w:line="240" w:lineRule="auto"/>
              <w:ind w:firstLine="0"/>
              <w:jc w:val="center"/>
              <w:rPr>
                <w:color w:val="000000"/>
              </w:rPr>
            </w:pPr>
            <w:r w:rsidRPr="003F14A8">
              <w:rPr>
                <w:color w:val="000000"/>
              </w:rPr>
              <w:t>1.625**</w:t>
            </w:r>
          </w:p>
        </w:tc>
        <w:tc>
          <w:tcPr>
            <w:tcW w:w="360" w:type="dxa"/>
            <w:tcBorders>
              <w:top w:val="nil"/>
              <w:left w:val="nil"/>
              <w:bottom w:val="nil"/>
              <w:right w:val="nil"/>
            </w:tcBorders>
          </w:tcPr>
          <w:p w14:paraId="17372B14" w14:textId="77777777" w:rsidR="00614BDE" w:rsidRPr="003F14A8" w:rsidRDefault="00614BDE" w:rsidP="003F14A8">
            <w:pPr>
              <w:spacing w:line="240" w:lineRule="auto"/>
              <w:ind w:firstLine="0"/>
              <w:jc w:val="center"/>
            </w:pPr>
          </w:p>
        </w:tc>
        <w:tc>
          <w:tcPr>
            <w:tcW w:w="1620" w:type="dxa"/>
            <w:tcBorders>
              <w:top w:val="nil"/>
              <w:left w:val="nil"/>
              <w:bottom w:val="nil"/>
              <w:right w:val="nil"/>
            </w:tcBorders>
          </w:tcPr>
          <w:p w14:paraId="3A7C660C" w14:textId="77777777" w:rsidR="00614BDE" w:rsidRPr="003F14A8" w:rsidRDefault="00E532BA" w:rsidP="003F14A8">
            <w:pPr>
              <w:spacing w:line="240" w:lineRule="auto"/>
              <w:ind w:firstLine="544"/>
              <w:rPr>
                <w:color w:val="000000"/>
              </w:rPr>
            </w:pPr>
            <w:r w:rsidRPr="003F14A8">
              <w:rPr>
                <w:color w:val="000000"/>
              </w:rPr>
              <w:t>-39.46*</w:t>
            </w:r>
          </w:p>
        </w:tc>
        <w:tc>
          <w:tcPr>
            <w:tcW w:w="1170" w:type="dxa"/>
            <w:tcBorders>
              <w:top w:val="nil"/>
              <w:left w:val="nil"/>
              <w:bottom w:val="nil"/>
              <w:right w:val="nil"/>
            </w:tcBorders>
          </w:tcPr>
          <w:p w14:paraId="5163B4A6" w14:textId="77777777" w:rsidR="00614BDE" w:rsidRPr="003F14A8" w:rsidRDefault="00E532BA" w:rsidP="003F14A8">
            <w:pPr>
              <w:spacing w:line="240" w:lineRule="auto"/>
              <w:ind w:firstLine="0"/>
              <w:jc w:val="center"/>
              <w:rPr>
                <w:color w:val="000000"/>
              </w:rPr>
            </w:pPr>
            <w:r w:rsidRPr="003F14A8">
              <w:rPr>
                <w:color w:val="000000"/>
              </w:rPr>
              <w:t>84.92</w:t>
            </w:r>
          </w:p>
        </w:tc>
        <w:tc>
          <w:tcPr>
            <w:tcW w:w="1350" w:type="dxa"/>
            <w:tcBorders>
              <w:top w:val="nil"/>
              <w:left w:val="nil"/>
              <w:bottom w:val="nil"/>
              <w:right w:val="nil"/>
            </w:tcBorders>
          </w:tcPr>
          <w:p w14:paraId="7916196C" w14:textId="77777777" w:rsidR="00614BDE" w:rsidRPr="003F14A8" w:rsidRDefault="00E532BA" w:rsidP="003F14A8">
            <w:pPr>
              <w:spacing w:line="240" w:lineRule="auto"/>
              <w:ind w:firstLine="0"/>
              <w:jc w:val="center"/>
              <w:rPr>
                <w:color w:val="000000"/>
              </w:rPr>
            </w:pPr>
            <w:r w:rsidRPr="003F14A8">
              <w:rPr>
                <w:color w:val="000000"/>
              </w:rPr>
              <w:t>0.142</w:t>
            </w:r>
          </w:p>
        </w:tc>
      </w:tr>
      <w:tr w:rsidR="00614BDE" w:rsidRPr="00CF3EEC" w14:paraId="25372C5D" w14:textId="77777777">
        <w:trPr>
          <w:trHeight w:val="260"/>
          <w:ins w:id="438" w:author="new" w:date="2020-02-26T12:50:00Z"/>
        </w:trPr>
        <w:tc>
          <w:tcPr>
            <w:tcW w:w="3172" w:type="dxa"/>
            <w:tcBorders>
              <w:top w:val="nil"/>
              <w:left w:val="nil"/>
              <w:bottom w:val="nil"/>
              <w:right w:val="nil"/>
            </w:tcBorders>
          </w:tcPr>
          <w:p w14:paraId="4FBA79E3" w14:textId="77777777" w:rsidR="00614BDE" w:rsidRPr="00CF3EEC" w:rsidRDefault="00E532BA">
            <w:pPr>
              <w:spacing w:line="240" w:lineRule="auto"/>
              <w:ind w:firstLine="0"/>
              <w:rPr>
                <w:ins w:id="439" w:author="new" w:date="2020-02-26T12:50:00Z"/>
                <w:b/>
                <w:color w:val="000000"/>
              </w:rPr>
            </w:pPr>
            <w:ins w:id="440" w:author="new" w:date="2020-02-26T12:50:00Z">
              <w:r w:rsidRPr="00CF3EEC">
                <w:rPr>
                  <w:b/>
                </w:rPr>
                <w:t>Final Models</w:t>
              </w:r>
            </w:ins>
          </w:p>
        </w:tc>
        <w:tc>
          <w:tcPr>
            <w:tcW w:w="968" w:type="dxa"/>
            <w:tcBorders>
              <w:top w:val="nil"/>
              <w:left w:val="nil"/>
              <w:bottom w:val="nil"/>
              <w:right w:val="nil"/>
            </w:tcBorders>
          </w:tcPr>
          <w:p w14:paraId="3FE2DD6B" w14:textId="77777777" w:rsidR="00614BDE" w:rsidRPr="00CF3EEC" w:rsidRDefault="00614BDE">
            <w:pPr>
              <w:spacing w:line="240" w:lineRule="auto"/>
              <w:ind w:firstLine="0"/>
              <w:jc w:val="center"/>
              <w:rPr>
                <w:ins w:id="441" w:author="new" w:date="2020-02-26T12:50:00Z"/>
                <w:color w:val="000000"/>
              </w:rPr>
            </w:pPr>
          </w:p>
        </w:tc>
        <w:tc>
          <w:tcPr>
            <w:tcW w:w="180" w:type="dxa"/>
            <w:tcBorders>
              <w:top w:val="nil"/>
              <w:left w:val="nil"/>
              <w:bottom w:val="nil"/>
              <w:right w:val="nil"/>
            </w:tcBorders>
          </w:tcPr>
          <w:p w14:paraId="7D55378C" w14:textId="77777777" w:rsidR="00614BDE" w:rsidRPr="00CF3EEC" w:rsidRDefault="00614BDE">
            <w:pPr>
              <w:spacing w:line="240" w:lineRule="auto"/>
              <w:ind w:firstLine="0"/>
              <w:jc w:val="center"/>
              <w:rPr>
                <w:ins w:id="442" w:author="new" w:date="2020-02-26T12:50:00Z"/>
                <w:color w:val="000000"/>
              </w:rPr>
            </w:pPr>
          </w:p>
        </w:tc>
        <w:tc>
          <w:tcPr>
            <w:tcW w:w="900" w:type="dxa"/>
            <w:tcBorders>
              <w:top w:val="nil"/>
              <w:left w:val="nil"/>
              <w:bottom w:val="nil"/>
              <w:right w:val="nil"/>
            </w:tcBorders>
          </w:tcPr>
          <w:p w14:paraId="4940E25B" w14:textId="77777777" w:rsidR="00614BDE" w:rsidRPr="00CF3EEC" w:rsidRDefault="00614BDE">
            <w:pPr>
              <w:spacing w:line="240" w:lineRule="auto"/>
              <w:ind w:firstLine="0"/>
              <w:jc w:val="center"/>
              <w:rPr>
                <w:ins w:id="443" w:author="new" w:date="2020-02-26T12:50:00Z"/>
                <w:color w:val="000000"/>
              </w:rPr>
            </w:pPr>
          </w:p>
        </w:tc>
        <w:tc>
          <w:tcPr>
            <w:tcW w:w="180" w:type="dxa"/>
            <w:tcBorders>
              <w:top w:val="nil"/>
              <w:left w:val="nil"/>
              <w:bottom w:val="nil"/>
              <w:right w:val="nil"/>
            </w:tcBorders>
          </w:tcPr>
          <w:p w14:paraId="5938977F" w14:textId="77777777" w:rsidR="00614BDE" w:rsidRPr="00CF3EEC" w:rsidRDefault="00614BDE">
            <w:pPr>
              <w:spacing w:line="240" w:lineRule="auto"/>
              <w:ind w:firstLine="0"/>
              <w:jc w:val="center"/>
              <w:rPr>
                <w:ins w:id="444" w:author="new" w:date="2020-02-26T12:50:00Z"/>
              </w:rPr>
            </w:pPr>
          </w:p>
        </w:tc>
        <w:tc>
          <w:tcPr>
            <w:tcW w:w="1440" w:type="dxa"/>
            <w:tcBorders>
              <w:top w:val="nil"/>
              <w:left w:val="nil"/>
              <w:bottom w:val="nil"/>
              <w:right w:val="nil"/>
            </w:tcBorders>
          </w:tcPr>
          <w:p w14:paraId="6B18C631" w14:textId="77777777" w:rsidR="00614BDE" w:rsidRPr="00CF3EEC" w:rsidRDefault="00614BDE">
            <w:pPr>
              <w:spacing w:line="240" w:lineRule="auto"/>
              <w:ind w:firstLine="0"/>
              <w:jc w:val="center"/>
              <w:rPr>
                <w:ins w:id="445" w:author="new" w:date="2020-02-26T12:50:00Z"/>
              </w:rPr>
            </w:pPr>
          </w:p>
        </w:tc>
        <w:tc>
          <w:tcPr>
            <w:tcW w:w="180" w:type="dxa"/>
            <w:tcBorders>
              <w:top w:val="nil"/>
              <w:left w:val="nil"/>
              <w:bottom w:val="nil"/>
              <w:right w:val="nil"/>
            </w:tcBorders>
          </w:tcPr>
          <w:p w14:paraId="30782496" w14:textId="77777777" w:rsidR="00614BDE" w:rsidRPr="00CF3EEC" w:rsidRDefault="00614BDE">
            <w:pPr>
              <w:spacing w:line="240" w:lineRule="auto"/>
              <w:ind w:firstLine="0"/>
              <w:jc w:val="center"/>
              <w:rPr>
                <w:ins w:id="446" w:author="new" w:date="2020-02-26T12:50:00Z"/>
                <w:color w:val="000000"/>
              </w:rPr>
            </w:pPr>
          </w:p>
        </w:tc>
        <w:tc>
          <w:tcPr>
            <w:tcW w:w="1440" w:type="dxa"/>
            <w:tcBorders>
              <w:top w:val="nil"/>
              <w:left w:val="nil"/>
              <w:bottom w:val="nil"/>
              <w:right w:val="nil"/>
            </w:tcBorders>
          </w:tcPr>
          <w:p w14:paraId="0C205FCB" w14:textId="77777777" w:rsidR="00614BDE" w:rsidRPr="00CF3EEC" w:rsidRDefault="00614BDE">
            <w:pPr>
              <w:spacing w:line="240" w:lineRule="auto"/>
              <w:ind w:firstLine="0"/>
              <w:jc w:val="center"/>
              <w:rPr>
                <w:ins w:id="447" w:author="new" w:date="2020-02-26T12:50:00Z"/>
                <w:color w:val="000000"/>
              </w:rPr>
            </w:pPr>
          </w:p>
        </w:tc>
        <w:tc>
          <w:tcPr>
            <w:tcW w:w="360" w:type="dxa"/>
            <w:tcBorders>
              <w:top w:val="nil"/>
              <w:left w:val="nil"/>
              <w:bottom w:val="nil"/>
              <w:right w:val="nil"/>
            </w:tcBorders>
          </w:tcPr>
          <w:p w14:paraId="5107A54B" w14:textId="77777777" w:rsidR="00614BDE" w:rsidRPr="00CF3EEC" w:rsidRDefault="00614BDE">
            <w:pPr>
              <w:spacing w:line="240" w:lineRule="auto"/>
              <w:ind w:firstLine="0"/>
              <w:jc w:val="center"/>
              <w:rPr>
                <w:ins w:id="448" w:author="new" w:date="2020-02-26T12:50:00Z"/>
              </w:rPr>
            </w:pPr>
          </w:p>
        </w:tc>
        <w:tc>
          <w:tcPr>
            <w:tcW w:w="1620" w:type="dxa"/>
            <w:tcBorders>
              <w:top w:val="nil"/>
              <w:left w:val="nil"/>
              <w:bottom w:val="nil"/>
              <w:right w:val="nil"/>
            </w:tcBorders>
          </w:tcPr>
          <w:p w14:paraId="2D5D1114" w14:textId="77777777" w:rsidR="00614BDE" w:rsidRPr="00CF3EEC" w:rsidRDefault="00614BDE" w:rsidP="00B23089">
            <w:pPr>
              <w:spacing w:line="240" w:lineRule="auto"/>
              <w:ind w:firstLine="544"/>
              <w:rPr>
                <w:ins w:id="449" w:author="new" w:date="2020-02-26T12:50:00Z"/>
                <w:color w:val="000000"/>
              </w:rPr>
            </w:pPr>
          </w:p>
        </w:tc>
        <w:tc>
          <w:tcPr>
            <w:tcW w:w="1170" w:type="dxa"/>
            <w:tcBorders>
              <w:top w:val="nil"/>
              <w:left w:val="nil"/>
              <w:bottom w:val="nil"/>
              <w:right w:val="nil"/>
            </w:tcBorders>
          </w:tcPr>
          <w:p w14:paraId="6664F625" w14:textId="77777777" w:rsidR="00614BDE" w:rsidRPr="00CF3EEC" w:rsidRDefault="00614BDE">
            <w:pPr>
              <w:spacing w:line="240" w:lineRule="auto"/>
              <w:ind w:firstLine="0"/>
              <w:jc w:val="center"/>
              <w:rPr>
                <w:ins w:id="450" w:author="new" w:date="2020-02-26T12:50:00Z"/>
                <w:color w:val="000000"/>
              </w:rPr>
            </w:pPr>
          </w:p>
        </w:tc>
        <w:tc>
          <w:tcPr>
            <w:tcW w:w="1350" w:type="dxa"/>
            <w:tcBorders>
              <w:top w:val="nil"/>
              <w:left w:val="nil"/>
              <w:bottom w:val="nil"/>
              <w:right w:val="nil"/>
            </w:tcBorders>
          </w:tcPr>
          <w:p w14:paraId="4A43C707" w14:textId="77777777" w:rsidR="00614BDE" w:rsidRPr="00CF3EEC" w:rsidRDefault="00614BDE">
            <w:pPr>
              <w:spacing w:line="240" w:lineRule="auto"/>
              <w:ind w:firstLine="0"/>
              <w:jc w:val="center"/>
              <w:rPr>
                <w:ins w:id="451" w:author="new" w:date="2020-02-26T12:50:00Z"/>
                <w:color w:val="000000"/>
              </w:rPr>
            </w:pPr>
          </w:p>
        </w:tc>
      </w:tr>
      <w:tr w:rsidR="00614BDE" w:rsidRPr="00CF3EEC" w14:paraId="4CEC6181" w14:textId="77777777">
        <w:trPr>
          <w:trHeight w:val="260"/>
          <w:ins w:id="452" w:author="new" w:date="2020-02-26T12:50:00Z"/>
        </w:trPr>
        <w:tc>
          <w:tcPr>
            <w:tcW w:w="3172" w:type="dxa"/>
            <w:tcBorders>
              <w:top w:val="nil"/>
              <w:left w:val="nil"/>
              <w:bottom w:val="nil"/>
              <w:right w:val="nil"/>
            </w:tcBorders>
          </w:tcPr>
          <w:p w14:paraId="50ADB6F0" w14:textId="77777777" w:rsidR="00614BDE" w:rsidRPr="00CF3EEC" w:rsidRDefault="00E532BA">
            <w:pPr>
              <w:spacing w:line="240" w:lineRule="auto"/>
              <w:ind w:firstLine="0"/>
              <w:rPr>
                <w:ins w:id="453" w:author="new" w:date="2020-02-26T12:50:00Z"/>
                <w:color w:val="000000"/>
              </w:rPr>
            </w:pPr>
            <w:ins w:id="454" w:author="new" w:date="2020-02-26T12:50:00Z">
              <w:r w:rsidRPr="00CF3EEC">
                <w:t>Age + Productivity Group + IHC</w:t>
              </w:r>
            </w:ins>
          </w:p>
        </w:tc>
        <w:tc>
          <w:tcPr>
            <w:tcW w:w="968" w:type="dxa"/>
            <w:tcBorders>
              <w:top w:val="nil"/>
              <w:left w:val="nil"/>
              <w:bottom w:val="nil"/>
              <w:right w:val="nil"/>
            </w:tcBorders>
          </w:tcPr>
          <w:p w14:paraId="334FF625" w14:textId="77777777" w:rsidR="00614BDE" w:rsidRPr="00CF3EEC" w:rsidRDefault="00E532BA">
            <w:pPr>
              <w:spacing w:line="240" w:lineRule="auto"/>
              <w:ind w:firstLine="0"/>
              <w:jc w:val="center"/>
              <w:rPr>
                <w:ins w:id="455" w:author="new" w:date="2020-02-26T12:50:00Z"/>
                <w:color w:val="000000"/>
              </w:rPr>
            </w:pPr>
            <w:ins w:id="456" w:author="new" w:date="2020-02-26T12:50:00Z">
              <w:r w:rsidRPr="00CF3EEC">
                <w:t>0.012</w:t>
              </w:r>
            </w:ins>
          </w:p>
        </w:tc>
        <w:tc>
          <w:tcPr>
            <w:tcW w:w="180" w:type="dxa"/>
            <w:tcBorders>
              <w:top w:val="nil"/>
              <w:left w:val="nil"/>
              <w:bottom w:val="nil"/>
              <w:right w:val="nil"/>
            </w:tcBorders>
          </w:tcPr>
          <w:p w14:paraId="1DA2C4EE" w14:textId="77777777" w:rsidR="00614BDE" w:rsidRPr="00CF3EEC" w:rsidRDefault="00614BDE">
            <w:pPr>
              <w:spacing w:line="240" w:lineRule="auto"/>
              <w:ind w:firstLine="0"/>
              <w:jc w:val="center"/>
              <w:rPr>
                <w:ins w:id="457" w:author="new" w:date="2020-02-26T12:50:00Z"/>
                <w:color w:val="000000"/>
              </w:rPr>
            </w:pPr>
          </w:p>
        </w:tc>
        <w:tc>
          <w:tcPr>
            <w:tcW w:w="900" w:type="dxa"/>
            <w:tcBorders>
              <w:top w:val="nil"/>
              <w:left w:val="nil"/>
              <w:bottom w:val="nil"/>
              <w:right w:val="nil"/>
            </w:tcBorders>
          </w:tcPr>
          <w:p w14:paraId="0869AFFD" w14:textId="77777777" w:rsidR="00614BDE" w:rsidRPr="00CF3EEC" w:rsidRDefault="00E532BA">
            <w:pPr>
              <w:spacing w:line="240" w:lineRule="auto"/>
              <w:ind w:firstLine="0"/>
              <w:jc w:val="center"/>
              <w:rPr>
                <w:ins w:id="458" w:author="new" w:date="2020-02-26T12:50:00Z"/>
                <w:color w:val="000000"/>
              </w:rPr>
            </w:pPr>
            <w:ins w:id="459" w:author="new" w:date="2020-02-26T12:50:00Z">
              <w:r w:rsidRPr="00CF3EEC">
                <w:t>0.044</w:t>
              </w:r>
            </w:ins>
          </w:p>
        </w:tc>
        <w:tc>
          <w:tcPr>
            <w:tcW w:w="180" w:type="dxa"/>
            <w:tcBorders>
              <w:top w:val="nil"/>
              <w:left w:val="nil"/>
              <w:bottom w:val="nil"/>
              <w:right w:val="nil"/>
            </w:tcBorders>
          </w:tcPr>
          <w:p w14:paraId="59912200" w14:textId="77777777" w:rsidR="00614BDE" w:rsidRPr="00CF3EEC" w:rsidRDefault="00614BDE">
            <w:pPr>
              <w:spacing w:line="240" w:lineRule="auto"/>
              <w:ind w:firstLine="0"/>
              <w:jc w:val="center"/>
              <w:rPr>
                <w:ins w:id="460" w:author="new" w:date="2020-02-26T12:50:00Z"/>
              </w:rPr>
            </w:pPr>
          </w:p>
        </w:tc>
        <w:tc>
          <w:tcPr>
            <w:tcW w:w="1440" w:type="dxa"/>
            <w:tcBorders>
              <w:top w:val="nil"/>
              <w:left w:val="nil"/>
              <w:bottom w:val="nil"/>
              <w:right w:val="nil"/>
            </w:tcBorders>
          </w:tcPr>
          <w:p w14:paraId="2FD23078" w14:textId="77777777" w:rsidR="00614BDE" w:rsidRPr="00CF3EEC" w:rsidRDefault="00614BDE">
            <w:pPr>
              <w:spacing w:line="240" w:lineRule="auto"/>
              <w:ind w:firstLine="0"/>
              <w:jc w:val="center"/>
              <w:rPr>
                <w:ins w:id="461" w:author="new" w:date="2020-02-26T12:50:00Z"/>
              </w:rPr>
            </w:pPr>
          </w:p>
        </w:tc>
        <w:tc>
          <w:tcPr>
            <w:tcW w:w="180" w:type="dxa"/>
            <w:tcBorders>
              <w:top w:val="nil"/>
              <w:left w:val="nil"/>
              <w:bottom w:val="nil"/>
              <w:right w:val="nil"/>
            </w:tcBorders>
          </w:tcPr>
          <w:p w14:paraId="2D9A3699" w14:textId="77777777" w:rsidR="00614BDE" w:rsidRPr="00CF3EEC" w:rsidRDefault="00614BDE">
            <w:pPr>
              <w:spacing w:line="240" w:lineRule="auto"/>
              <w:ind w:firstLine="0"/>
              <w:jc w:val="center"/>
              <w:rPr>
                <w:ins w:id="462" w:author="new" w:date="2020-02-26T12:50:00Z"/>
                <w:color w:val="000000"/>
              </w:rPr>
            </w:pPr>
          </w:p>
        </w:tc>
        <w:tc>
          <w:tcPr>
            <w:tcW w:w="1440" w:type="dxa"/>
            <w:tcBorders>
              <w:top w:val="nil"/>
              <w:left w:val="nil"/>
              <w:bottom w:val="nil"/>
              <w:right w:val="nil"/>
            </w:tcBorders>
          </w:tcPr>
          <w:p w14:paraId="102D5E9B" w14:textId="77777777" w:rsidR="00614BDE" w:rsidRPr="00CF3EEC" w:rsidRDefault="00E532BA">
            <w:pPr>
              <w:spacing w:line="240" w:lineRule="auto"/>
              <w:ind w:firstLine="0"/>
              <w:jc w:val="center"/>
              <w:rPr>
                <w:ins w:id="463" w:author="new" w:date="2020-02-26T12:50:00Z"/>
                <w:color w:val="000000"/>
              </w:rPr>
            </w:pPr>
            <w:ins w:id="464" w:author="new" w:date="2020-02-26T12:50:00Z">
              <w:r w:rsidRPr="00CF3EEC">
                <w:t>1.586**</w:t>
              </w:r>
            </w:ins>
          </w:p>
        </w:tc>
        <w:tc>
          <w:tcPr>
            <w:tcW w:w="360" w:type="dxa"/>
            <w:tcBorders>
              <w:top w:val="nil"/>
              <w:left w:val="nil"/>
              <w:bottom w:val="nil"/>
              <w:right w:val="nil"/>
            </w:tcBorders>
          </w:tcPr>
          <w:p w14:paraId="37931DAD" w14:textId="77777777" w:rsidR="00614BDE" w:rsidRPr="00CF3EEC" w:rsidRDefault="00614BDE">
            <w:pPr>
              <w:spacing w:line="240" w:lineRule="auto"/>
              <w:ind w:firstLine="0"/>
              <w:jc w:val="center"/>
              <w:rPr>
                <w:ins w:id="465" w:author="new" w:date="2020-02-26T12:50:00Z"/>
              </w:rPr>
            </w:pPr>
          </w:p>
        </w:tc>
        <w:tc>
          <w:tcPr>
            <w:tcW w:w="1620" w:type="dxa"/>
            <w:tcBorders>
              <w:top w:val="nil"/>
              <w:left w:val="nil"/>
              <w:bottom w:val="nil"/>
              <w:right w:val="nil"/>
            </w:tcBorders>
          </w:tcPr>
          <w:p w14:paraId="21E6469F" w14:textId="77777777" w:rsidR="00614BDE" w:rsidRPr="00CF3EEC" w:rsidRDefault="00E532BA" w:rsidP="00B23089">
            <w:pPr>
              <w:spacing w:line="240" w:lineRule="auto"/>
              <w:ind w:firstLine="544"/>
              <w:rPr>
                <w:ins w:id="466" w:author="new" w:date="2020-02-26T12:50:00Z"/>
                <w:color w:val="000000"/>
              </w:rPr>
            </w:pPr>
            <w:ins w:id="467" w:author="new" w:date="2020-02-26T12:50:00Z">
              <w:r w:rsidRPr="00CF3EEC">
                <w:t>-39.45</w:t>
              </w:r>
            </w:ins>
          </w:p>
        </w:tc>
        <w:tc>
          <w:tcPr>
            <w:tcW w:w="1170" w:type="dxa"/>
            <w:tcBorders>
              <w:top w:val="nil"/>
              <w:left w:val="nil"/>
              <w:bottom w:val="nil"/>
              <w:right w:val="nil"/>
            </w:tcBorders>
          </w:tcPr>
          <w:p w14:paraId="1A301443" w14:textId="06F35D07" w:rsidR="00614BDE" w:rsidRPr="00CF3EEC" w:rsidRDefault="008A2A4E">
            <w:pPr>
              <w:spacing w:line="240" w:lineRule="auto"/>
              <w:ind w:firstLine="0"/>
              <w:jc w:val="center"/>
              <w:rPr>
                <w:ins w:id="468" w:author="new" w:date="2020-02-26T12:50:00Z"/>
                <w:color w:val="000000"/>
              </w:rPr>
            </w:pPr>
            <w:ins w:id="469" w:author="new" w:date="2020-02-26T12:50:00Z">
              <w:r>
                <w:t>8</w:t>
              </w:r>
              <w:r w:rsidR="00E532BA" w:rsidRPr="00CF3EEC">
                <w:t>6.91</w:t>
              </w:r>
            </w:ins>
          </w:p>
        </w:tc>
        <w:tc>
          <w:tcPr>
            <w:tcW w:w="1350" w:type="dxa"/>
            <w:tcBorders>
              <w:top w:val="nil"/>
              <w:left w:val="nil"/>
              <w:bottom w:val="nil"/>
              <w:right w:val="nil"/>
            </w:tcBorders>
          </w:tcPr>
          <w:p w14:paraId="4186014B" w14:textId="77777777" w:rsidR="00614BDE" w:rsidRPr="00CF3EEC" w:rsidRDefault="00E532BA">
            <w:pPr>
              <w:spacing w:line="240" w:lineRule="auto"/>
              <w:ind w:firstLine="0"/>
              <w:jc w:val="center"/>
              <w:rPr>
                <w:ins w:id="470" w:author="new" w:date="2020-02-26T12:50:00Z"/>
                <w:color w:val="000000"/>
              </w:rPr>
            </w:pPr>
            <w:ins w:id="471" w:author="new" w:date="2020-02-26T12:50:00Z">
              <w:r w:rsidRPr="00CF3EEC">
                <w:t>0.142</w:t>
              </w:r>
            </w:ins>
          </w:p>
        </w:tc>
      </w:tr>
      <w:tr w:rsidR="00614BDE" w:rsidRPr="00CF3EEC" w14:paraId="1C448FF1" w14:textId="77777777">
        <w:trPr>
          <w:trHeight w:val="260"/>
          <w:ins w:id="472" w:author="new" w:date="2020-02-26T12:50:00Z"/>
        </w:trPr>
        <w:tc>
          <w:tcPr>
            <w:tcW w:w="3172" w:type="dxa"/>
            <w:tcBorders>
              <w:top w:val="nil"/>
              <w:left w:val="nil"/>
              <w:bottom w:val="nil"/>
              <w:right w:val="nil"/>
            </w:tcBorders>
          </w:tcPr>
          <w:p w14:paraId="236561BD" w14:textId="77777777" w:rsidR="00614BDE" w:rsidRPr="00CF3EEC" w:rsidRDefault="00E532BA">
            <w:pPr>
              <w:spacing w:line="240" w:lineRule="auto"/>
              <w:ind w:firstLine="0"/>
              <w:rPr>
                <w:ins w:id="473" w:author="new" w:date="2020-02-26T12:50:00Z"/>
                <w:color w:val="000000"/>
              </w:rPr>
            </w:pPr>
            <w:ins w:id="474" w:author="new" w:date="2020-02-26T12:50:00Z">
              <w:r w:rsidRPr="00CF3EEC">
                <w:t>Age + Productivity Group * IHC</w:t>
              </w:r>
            </w:ins>
          </w:p>
        </w:tc>
        <w:tc>
          <w:tcPr>
            <w:tcW w:w="968" w:type="dxa"/>
            <w:tcBorders>
              <w:top w:val="nil"/>
              <w:left w:val="nil"/>
              <w:bottom w:val="nil"/>
              <w:right w:val="nil"/>
            </w:tcBorders>
          </w:tcPr>
          <w:p w14:paraId="03635B44" w14:textId="77777777" w:rsidR="00614BDE" w:rsidRPr="00CF3EEC" w:rsidRDefault="00E532BA">
            <w:pPr>
              <w:spacing w:line="240" w:lineRule="auto"/>
              <w:ind w:firstLine="0"/>
              <w:jc w:val="center"/>
              <w:rPr>
                <w:ins w:id="475" w:author="new" w:date="2020-02-26T12:50:00Z"/>
                <w:color w:val="000000"/>
              </w:rPr>
            </w:pPr>
            <w:ins w:id="476" w:author="new" w:date="2020-02-26T12:50:00Z">
              <w:r w:rsidRPr="00CF3EEC">
                <w:t>0.009</w:t>
              </w:r>
            </w:ins>
          </w:p>
        </w:tc>
        <w:tc>
          <w:tcPr>
            <w:tcW w:w="180" w:type="dxa"/>
            <w:tcBorders>
              <w:top w:val="nil"/>
              <w:left w:val="nil"/>
              <w:bottom w:val="nil"/>
              <w:right w:val="nil"/>
            </w:tcBorders>
          </w:tcPr>
          <w:p w14:paraId="15B0FDBF" w14:textId="77777777" w:rsidR="00614BDE" w:rsidRPr="00CF3EEC" w:rsidRDefault="00614BDE">
            <w:pPr>
              <w:spacing w:line="240" w:lineRule="auto"/>
              <w:ind w:firstLine="0"/>
              <w:jc w:val="center"/>
              <w:rPr>
                <w:ins w:id="477" w:author="new" w:date="2020-02-26T12:50:00Z"/>
                <w:color w:val="000000"/>
              </w:rPr>
            </w:pPr>
          </w:p>
        </w:tc>
        <w:tc>
          <w:tcPr>
            <w:tcW w:w="900" w:type="dxa"/>
            <w:tcBorders>
              <w:top w:val="nil"/>
              <w:left w:val="nil"/>
              <w:bottom w:val="nil"/>
              <w:right w:val="nil"/>
            </w:tcBorders>
          </w:tcPr>
          <w:p w14:paraId="42034B26" w14:textId="77777777" w:rsidR="00614BDE" w:rsidRPr="00CF3EEC" w:rsidRDefault="00E532BA">
            <w:pPr>
              <w:spacing w:line="240" w:lineRule="auto"/>
              <w:ind w:firstLine="0"/>
              <w:jc w:val="center"/>
              <w:rPr>
                <w:ins w:id="478" w:author="new" w:date="2020-02-26T12:50:00Z"/>
                <w:color w:val="000000"/>
              </w:rPr>
            </w:pPr>
            <w:ins w:id="479" w:author="new" w:date="2020-02-26T12:50:00Z">
              <w:r w:rsidRPr="00CF3EEC">
                <w:t>0.105</w:t>
              </w:r>
            </w:ins>
          </w:p>
        </w:tc>
        <w:tc>
          <w:tcPr>
            <w:tcW w:w="180" w:type="dxa"/>
            <w:tcBorders>
              <w:top w:val="nil"/>
              <w:left w:val="nil"/>
              <w:bottom w:val="nil"/>
              <w:right w:val="nil"/>
            </w:tcBorders>
          </w:tcPr>
          <w:p w14:paraId="1366C494" w14:textId="77777777" w:rsidR="00614BDE" w:rsidRPr="00CF3EEC" w:rsidRDefault="00614BDE">
            <w:pPr>
              <w:spacing w:line="240" w:lineRule="auto"/>
              <w:ind w:firstLine="0"/>
              <w:jc w:val="center"/>
              <w:rPr>
                <w:ins w:id="480" w:author="new" w:date="2020-02-26T12:50:00Z"/>
              </w:rPr>
            </w:pPr>
          </w:p>
        </w:tc>
        <w:tc>
          <w:tcPr>
            <w:tcW w:w="1440" w:type="dxa"/>
            <w:tcBorders>
              <w:top w:val="nil"/>
              <w:left w:val="nil"/>
              <w:bottom w:val="nil"/>
              <w:right w:val="nil"/>
            </w:tcBorders>
          </w:tcPr>
          <w:p w14:paraId="68901816" w14:textId="77777777" w:rsidR="00614BDE" w:rsidRPr="00CF3EEC" w:rsidRDefault="00614BDE">
            <w:pPr>
              <w:spacing w:line="240" w:lineRule="auto"/>
              <w:ind w:firstLine="0"/>
              <w:jc w:val="center"/>
              <w:rPr>
                <w:ins w:id="481" w:author="new" w:date="2020-02-26T12:50:00Z"/>
              </w:rPr>
            </w:pPr>
          </w:p>
        </w:tc>
        <w:tc>
          <w:tcPr>
            <w:tcW w:w="180" w:type="dxa"/>
            <w:tcBorders>
              <w:top w:val="nil"/>
              <w:left w:val="nil"/>
              <w:bottom w:val="nil"/>
              <w:right w:val="nil"/>
            </w:tcBorders>
          </w:tcPr>
          <w:p w14:paraId="7AF8F847" w14:textId="77777777" w:rsidR="00614BDE" w:rsidRPr="00CF3EEC" w:rsidRDefault="00614BDE">
            <w:pPr>
              <w:spacing w:line="240" w:lineRule="auto"/>
              <w:ind w:firstLine="0"/>
              <w:jc w:val="center"/>
              <w:rPr>
                <w:ins w:id="482" w:author="new" w:date="2020-02-26T12:50:00Z"/>
                <w:color w:val="000000"/>
              </w:rPr>
            </w:pPr>
          </w:p>
        </w:tc>
        <w:tc>
          <w:tcPr>
            <w:tcW w:w="1440" w:type="dxa"/>
            <w:tcBorders>
              <w:top w:val="nil"/>
              <w:left w:val="nil"/>
              <w:bottom w:val="nil"/>
              <w:right w:val="nil"/>
            </w:tcBorders>
          </w:tcPr>
          <w:p w14:paraId="3C59B866" w14:textId="77777777" w:rsidR="00614BDE" w:rsidRPr="00CF3EEC" w:rsidRDefault="00E532BA">
            <w:pPr>
              <w:spacing w:line="240" w:lineRule="auto"/>
              <w:ind w:firstLine="0"/>
              <w:jc w:val="center"/>
              <w:rPr>
                <w:ins w:id="483" w:author="new" w:date="2020-02-26T12:50:00Z"/>
                <w:color w:val="000000"/>
              </w:rPr>
            </w:pPr>
            <w:ins w:id="484" w:author="new" w:date="2020-02-26T12:50:00Z">
              <w:r w:rsidRPr="00CF3EEC">
                <w:t>1.555**</w:t>
              </w:r>
            </w:ins>
          </w:p>
        </w:tc>
        <w:tc>
          <w:tcPr>
            <w:tcW w:w="360" w:type="dxa"/>
            <w:tcBorders>
              <w:top w:val="nil"/>
              <w:left w:val="nil"/>
              <w:bottom w:val="nil"/>
              <w:right w:val="nil"/>
            </w:tcBorders>
          </w:tcPr>
          <w:p w14:paraId="5903FD97" w14:textId="77777777" w:rsidR="00614BDE" w:rsidRPr="00CF3EEC" w:rsidRDefault="00614BDE">
            <w:pPr>
              <w:spacing w:line="240" w:lineRule="auto"/>
              <w:ind w:firstLine="0"/>
              <w:jc w:val="center"/>
              <w:rPr>
                <w:ins w:id="485" w:author="new" w:date="2020-02-26T12:50:00Z"/>
              </w:rPr>
            </w:pPr>
          </w:p>
        </w:tc>
        <w:tc>
          <w:tcPr>
            <w:tcW w:w="1620" w:type="dxa"/>
            <w:tcBorders>
              <w:top w:val="nil"/>
              <w:left w:val="nil"/>
              <w:bottom w:val="nil"/>
              <w:right w:val="nil"/>
            </w:tcBorders>
          </w:tcPr>
          <w:p w14:paraId="09247036" w14:textId="77777777" w:rsidR="00614BDE" w:rsidRPr="00CF3EEC" w:rsidRDefault="00E532BA" w:rsidP="00B23089">
            <w:pPr>
              <w:spacing w:line="240" w:lineRule="auto"/>
              <w:ind w:firstLine="544"/>
              <w:rPr>
                <w:ins w:id="486" w:author="new" w:date="2020-02-26T12:50:00Z"/>
                <w:color w:val="000000"/>
              </w:rPr>
            </w:pPr>
            <w:ins w:id="487" w:author="new" w:date="2020-02-26T12:50:00Z">
              <w:r w:rsidRPr="00CF3EEC">
                <w:t>-39.40</w:t>
              </w:r>
            </w:ins>
          </w:p>
        </w:tc>
        <w:tc>
          <w:tcPr>
            <w:tcW w:w="1170" w:type="dxa"/>
            <w:tcBorders>
              <w:top w:val="nil"/>
              <w:left w:val="nil"/>
              <w:bottom w:val="nil"/>
              <w:right w:val="nil"/>
            </w:tcBorders>
          </w:tcPr>
          <w:p w14:paraId="55F17FBD" w14:textId="77777777" w:rsidR="00614BDE" w:rsidRPr="00CF3EEC" w:rsidRDefault="00E532BA">
            <w:pPr>
              <w:spacing w:line="240" w:lineRule="auto"/>
              <w:ind w:firstLine="0"/>
              <w:jc w:val="center"/>
              <w:rPr>
                <w:ins w:id="488" w:author="new" w:date="2020-02-26T12:50:00Z"/>
                <w:color w:val="000000"/>
              </w:rPr>
            </w:pPr>
            <w:ins w:id="489" w:author="new" w:date="2020-02-26T12:50:00Z">
              <w:r w:rsidRPr="00CF3EEC">
                <w:t>88.79</w:t>
              </w:r>
            </w:ins>
          </w:p>
        </w:tc>
        <w:tc>
          <w:tcPr>
            <w:tcW w:w="1350" w:type="dxa"/>
            <w:tcBorders>
              <w:top w:val="nil"/>
              <w:left w:val="nil"/>
              <w:bottom w:val="nil"/>
              <w:right w:val="nil"/>
            </w:tcBorders>
          </w:tcPr>
          <w:p w14:paraId="2CBE5160" w14:textId="77777777" w:rsidR="00614BDE" w:rsidRPr="00CF3EEC" w:rsidRDefault="00E532BA">
            <w:pPr>
              <w:spacing w:line="240" w:lineRule="auto"/>
              <w:ind w:firstLine="0"/>
              <w:jc w:val="center"/>
              <w:rPr>
                <w:ins w:id="490" w:author="new" w:date="2020-02-26T12:50:00Z"/>
                <w:color w:val="000000"/>
              </w:rPr>
            </w:pPr>
            <w:ins w:id="491" w:author="new" w:date="2020-02-26T12:50:00Z">
              <w:r w:rsidRPr="00CF3EEC">
                <w:t>0.144</w:t>
              </w:r>
            </w:ins>
          </w:p>
        </w:tc>
      </w:tr>
      <w:tr w:rsidR="004E5584" w:rsidRPr="00CF3EEC" w14:paraId="088C79B7" w14:textId="77777777" w:rsidTr="00096B34">
        <w:trPr>
          <w:trHeight w:val="1025"/>
        </w:trPr>
        <w:tc>
          <w:tcPr>
            <w:tcW w:w="12960" w:type="dxa"/>
            <w:gridSpan w:val="12"/>
            <w:tcBorders>
              <w:top w:val="single" w:sz="4" w:space="0" w:color="000000"/>
              <w:left w:val="nil"/>
              <w:bottom w:val="nil"/>
              <w:right w:val="nil"/>
            </w:tcBorders>
          </w:tcPr>
          <w:p w14:paraId="049FFBD3" w14:textId="77777777" w:rsidR="004E5584" w:rsidRPr="003F14A8" w:rsidRDefault="004E5584" w:rsidP="003F14A8">
            <w:pPr>
              <w:spacing w:line="240" w:lineRule="auto"/>
              <w:ind w:firstLine="0"/>
            </w:pPr>
            <w:r w:rsidRPr="003F14A8">
              <w:rPr>
                <w:i/>
              </w:rPr>
              <w:t xml:space="preserve">Notes. </w:t>
            </w:r>
            <w:r w:rsidRPr="003F14A8">
              <w:t xml:space="preserve">Coefficients were compared against 0 using </w:t>
            </w:r>
            <w:r w:rsidRPr="003F14A8">
              <w:rPr>
                <w:i/>
              </w:rPr>
              <w:t>t</w:t>
            </w:r>
            <w:r w:rsidRPr="003F14A8">
              <w:t xml:space="preserve">-tests. Model comparisons done using Likelihood Ratio Tests. </w:t>
            </w:r>
            <w:r w:rsidRPr="003F14A8">
              <w:br/>
            </w:r>
            <w:proofErr w:type="spellStart"/>
            <w:r w:rsidRPr="003F14A8">
              <w:rPr>
                <w:i/>
                <w:vertAlign w:val="superscript"/>
              </w:rPr>
              <w:t>a</w:t>
            </w:r>
            <w:proofErr w:type="spellEnd"/>
            <w:r w:rsidRPr="003F14A8">
              <w:rPr>
                <w:i/>
                <w:vertAlign w:val="superscript"/>
              </w:rPr>
              <w:t xml:space="preserve"> </w:t>
            </w:r>
            <w:r w:rsidRPr="003F14A8">
              <w:t>Each initial model was compared against the base model.</w:t>
            </w:r>
            <w:r w:rsidRPr="003F14A8">
              <w:br/>
              <w:t xml:space="preserve">* </w:t>
            </w:r>
            <w:r w:rsidRPr="003F14A8">
              <w:rPr>
                <w:i/>
              </w:rPr>
              <w:t>p</w:t>
            </w:r>
            <w:r w:rsidRPr="003F14A8">
              <w:t xml:space="preserve"> &lt; 0.05, ** </w:t>
            </w:r>
            <w:r w:rsidRPr="003F14A8">
              <w:rPr>
                <w:i/>
              </w:rPr>
              <w:t>p</w:t>
            </w:r>
            <w:r w:rsidRPr="003F14A8">
              <w:t xml:space="preserve"> &lt; 0.01</w:t>
            </w:r>
          </w:p>
        </w:tc>
      </w:tr>
    </w:tbl>
    <w:p w14:paraId="0F64BE6D" w14:textId="77777777" w:rsidR="00614BDE" w:rsidRPr="0057151A" w:rsidRDefault="00614BDE">
      <w:pPr>
        <w:ind w:firstLine="0"/>
        <w:rPr>
          <w:color w:val="000000"/>
        </w:rPr>
      </w:pPr>
    </w:p>
    <w:tbl>
      <w:tblPr>
        <w:tblStyle w:val="1"/>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Change w:id="492">
          <w:tblGrid>
            <w:gridCol w:w="3172"/>
            <w:gridCol w:w="968"/>
            <w:gridCol w:w="180"/>
            <w:gridCol w:w="900"/>
            <w:gridCol w:w="180"/>
            <w:gridCol w:w="1440"/>
            <w:gridCol w:w="180"/>
            <w:gridCol w:w="1440"/>
            <w:gridCol w:w="360"/>
            <w:gridCol w:w="1620"/>
            <w:gridCol w:w="1170"/>
            <w:gridCol w:w="1350"/>
          </w:tblGrid>
        </w:tblGridChange>
      </w:tblGrid>
      <w:tr w:rsidR="00614BDE" w:rsidRPr="0057151A" w14:paraId="7D878F9B" w14:textId="77777777" w:rsidTr="003F14A8">
        <w:trPr>
          <w:trHeight w:val="260"/>
        </w:trPr>
        <w:tc>
          <w:tcPr>
            <w:tcW w:w="12960" w:type="dxa"/>
            <w:gridSpan w:val="12"/>
            <w:tcBorders>
              <w:top w:val="nil"/>
              <w:left w:val="nil"/>
              <w:bottom w:val="nil"/>
              <w:right w:val="nil"/>
            </w:tcBorders>
          </w:tcPr>
          <w:p w14:paraId="26EA172B" w14:textId="2B491BC7" w:rsidR="00614BDE" w:rsidRPr="003743E8" w:rsidRDefault="00E532BA" w:rsidP="003F14A8">
            <w:pPr>
              <w:spacing w:line="240" w:lineRule="auto"/>
              <w:ind w:firstLine="0"/>
              <w:rPr>
                <w:color w:val="000000"/>
                <w:sz w:val="24"/>
              </w:rPr>
            </w:pPr>
            <w:r w:rsidRPr="003743E8">
              <w:rPr>
                <w:color w:val="000000"/>
                <w:sz w:val="24"/>
              </w:rPr>
              <w:lastRenderedPageBreak/>
              <w:t xml:space="preserve">Table </w:t>
            </w:r>
            <w:del w:id="493" w:author="new" w:date="2020-02-26T12:50:00Z">
              <w:r w:rsidR="00F7421E">
                <w:rPr>
                  <w:color w:val="000000"/>
                  <w:sz w:val="24"/>
                </w:rPr>
                <w:delText>4</w:delText>
              </w:r>
            </w:del>
            <w:ins w:id="494" w:author="new" w:date="2020-02-26T12:50:00Z">
              <w:r w:rsidR="00CF3EEC" w:rsidRPr="00CF3EEC">
                <w:rPr>
                  <w:color w:val="000000"/>
                  <w:sz w:val="24"/>
                  <w:szCs w:val="24"/>
                </w:rPr>
                <w:fldChar w:fldCharType="begin"/>
              </w:r>
              <w:r w:rsidR="00CF3EEC" w:rsidRPr="00CF3EEC">
                <w:rPr>
                  <w:color w:val="000000"/>
                  <w:sz w:val="24"/>
                  <w:szCs w:val="24"/>
                </w:rPr>
                <w:instrText xml:space="preserve"> SEQ Table \* ARABIC </w:instrText>
              </w:r>
              <w:r w:rsidR="00CF3EEC" w:rsidRPr="00CF3EEC">
                <w:rPr>
                  <w:color w:val="000000"/>
                  <w:sz w:val="24"/>
                  <w:szCs w:val="24"/>
                </w:rPr>
                <w:fldChar w:fldCharType="separate"/>
              </w:r>
              <w:r w:rsidR="00CF3EEC" w:rsidRPr="00CF3EEC">
                <w:rPr>
                  <w:color w:val="000000"/>
                  <w:sz w:val="24"/>
                  <w:szCs w:val="24"/>
                </w:rPr>
                <w:t>5</w:t>
              </w:r>
              <w:r w:rsidR="00CF3EEC" w:rsidRPr="00CF3EEC">
                <w:rPr>
                  <w:color w:val="000000"/>
                  <w:sz w:val="24"/>
                  <w:szCs w:val="24"/>
                </w:rPr>
                <w:fldChar w:fldCharType="end"/>
              </w:r>
            </w:ins>
          </w:p>
        </w:tc>
      </w:tr>
      <w:tr w:rsidR="00614BDE" w:rsidRPr="0057151A" w14:paraId="296134F2" w14:textId="77777777" w:rsidTr="003F14A8">
        <w:trPr>
          <w:trHeight w:val="260"/>
        </w:trPr>
        <w:tc>
          <w:tcPr>
            <w:tcW w:w="12960" w:type="dxa"/>
            <w:gridSpan w:val="12"/>
            <w:tcBorders>
              <w:top w:val="nil"/>
              <w:left w:val="nil"/>
              <w:bottom w:val="single" w:sz="4" w:space="0" w:color="000000"/>
              <w:right w:val="nil"/>
            </w:tcBorders>
          </w:tcPr>
          <w:p w14:paraId="549D15FC" w14:textId="2EBB6D7F" w:rsidR="00614BDE" w:rsidRPr="003F14A8" w:rsidRDefault="00E532BA" w:rsidP="003F14A8">
            <w:pPr>
              <w:spacing w:line="240" w:lineRule="auto"/>
              <w:ind w:firstLine="0"/>
              <w:rPr>
                <w:color w:val="000000"/>
                <w:sz w:val="24"/>
              </w:rPr>
            </w:pPr>
            <w:r w:rsidRPr="003743E8">
              <w:rPr>
                <w:i/>
                <w:color w:val="000000"/>
                <w:sz w:val="24"/>
              </w:rPr>
              <w:t xml:space="preserve">Regression models for predicting Full Infinity </w:t>
            </w:r>
            <w:del w:id="495" w:author="new" w:date="2020-02-26T12:50:00Z">
              <w:r w:rsidR="00F7421E" w:rsidRPr="006C4909">
                <w:rPr>
                  <w:i/>
                  <w:iCs/>
                  <w:color w:val="000000"/>
                  <w:sz w:val="24"/>
                </w:rPr>
                <w:delText>knowledge</w:delText>
              </w:r>
            </w:del>
            <w:ins w:id="496" w:author="new" w:date="2020-02-26T12:50:00Z">
              <w:r w:rsidRPr="0057151A">
                <w:rPr>
                  <w:i/>
                  <w:sz w:val="24"/>
                  <w:szCs w:val="24"/>
                </w:rPr>
                <w:t>K</w:t>
              </w:r>
              <w:r w:rsidRPr="0057151A">
                <w:rPr>
                  <w:i/>
                  <w:color w:val="000000"/>
                  <w:sz w:val="24"/>
                  <w:szCs w:val="24"/>
                </w:rPr>
                <w:t>nowledge</w:t>
              </w:r>
            </w:ins>
            <w:r w:rsidRPr="003743E8">
              <w:rPr>
                <w:i/>
                <w:color w:val="000000"/>
                <w:sz w:val="24"/>
              </w:rPr>
              <w:t xml:space="preserve"> on the Infinity Interview (Participants IHC &lt;99, N=90)</w:t>
            </w:r>
          </w:p>
        </w:tc>
      </w:tr>
      <w:tr w:rsidR="003743E8" w:rsidRPr="0057151A" w14:paraId="7E287C71" w14:textId="77777777">
        <w:trPr>
          <w:trHeight w:val="260"/>
        </w:trPr>
        <w:tc>
          <w:tcPr>
            <w:tcW w:w="3172" w:type="dxa"/>
            <w:vMerge w:val="restart"/>
            <w:tcBorders>
              <w:top w:val="nil"/>
              <w:left w:val="nil"/>
              <w:bottom w:val="single" w:sz="4" w:space="0" w:color="000000"/>
              <w:right w:val="nil"/>
            </w:tcBorders>
          </w:tcPr>
          <w:p w14:paraId="1138FDEF" w14:textId="77777777" w:rsidR="00614BDE" w:rsidRPr="003743E8" w:rsidRDefault="00E532BA" w:rsidP="003F14A8">
            <w:pPr>
              <w:spacing w:line="240" w:lineRule="auto"/>
              <w:ind w:firstLine="0"/>
              <w:rPr>
                <w:color w:val="000000"/>
                <w:sz w:val="24"/>
              </w:rPr>
            </w:pPr>
            <w:r w:rsidRPr="003743E8">
              <w:rPr>
                <w:color w:val="000000"/>
                <w:sz w:val="24"/>
              </w:rPr>
              <w:t>Models</w:t>
            </w:r>
          </w:p>
        </w:tc>
        <w:tc>
          <w:tcPr>
            <w:tcW w:w="5288" w:type="dxa"/>
            <w:gridSpan w:val="7"/>
            <w:tcBorders>
              <w:top w:val="single" w:sz="4" w:space="0" w:color="000000"/>
              <w:left w:val="nil"/>
              <w:bottom w:val="single" w:sz="4" w:space="0" w:color="000000"/>
              <w:right w:val="nil"/>
            </w:tcBorders>
          </w:tcPr>
          <w:p w14:paraId="52728161" w14:textId="77777777" w:rsidR="00614BDE" w:rsidRPr="003743E8" w:rsidRDefault="00E532BA" w:rsidP="003F14A8">
            <w:pPr>
              <w:spacing w:line="240" w:lineRule="auto"/>
              <w:ind w:firstLine="0"/>
              <w:jc w:val="center"/>
              <w:rPr>
                <w:color w:val="000000"/>
                <w:sz w:val="24"/>
              </w:rPr>
            </w:pPr>
            <w:r w:rsidRPr="003743E8">
              <w:rPr>
                <w:color w:val="000000"/>
                <w:sz w:val="24"/>
              </w:rPr>
              <w:t>Coefficient Estimates (ß)</w:t>
            </w:r>
          </w:p>
        </w:tc>
        <w:tc>
          <w:tcPr>
            <w:tcW w:w="360" w:type="dxa"/>
            <w:tcBorders>
              <w:top w:val="nil"/>
              <w:left w:val="nil"/>
              <w:right w:val="nil"/>
            </w:tcBorders>
          </w:tcPr>
          <w:p w14:paraId="0DDA51FD" w14:textId="77777777" w:rsidR="00614BDE" w:rsidRPr="003743E8" w:rsidRDefault="00E532BA" w:rsidP="003F14A8">
            <w:pPr>
              <w:spacing w:line="240" w:lineRule="auto"/>
              <w:ind w:firstLine="0"/>
              <w:jc w:val="center"/>
              <w:rPr>
                <w:color w:val="000000"/>
                <w:sz w:val="24"/>
              </w:rPr>
            </w:pPr>
            <w:r w:rsidRPr="003743E8">
              <w:rPr>
                <w:color w:val="000000"/>
                <w:sz w:val="24"/>
              </w:rPr>
              <w:t> </w:t>
            </w:r>
          </w:p>
        </w:tc>
        <w:tc>
          <w:tcPr>
            <w:tcW w:w="4140" w:type="dxa"/>
            <w:gridSpan w:val="3"/>
            <w:tcBorders>
              <w:top w:val="single" w:sz="4" w:space="0" w:color="000000"/>
              <w:left w:val="nil"/>
              <w:bottom w:val="single" w:sz="4" w:space="0" w:color="000000"/>
              <w:right w:val="nil"/>
            </w:tcBorders>
          </w:tcPr>
          <w:p w14:paraId="0B881208" w14:textId="77777777" w:rsidR="00614BDE" w:rsidRPr="003743E8" w:rsidRDefault="00E532BA" w:rsidP="003F14A8">
            <w:pPr>
              <w:spacing w:line="240" w:lineRule="auto"/>
              <w:ind w:firstLine="0"/>
              <w:jc w:val="center"/>
              <w:rPr>
                <w:color w:val="000000"/>
                <w:sz w:val="24"/>
              </w:rPr>
            </w:pPr>
            <w:r w:rsidRPr="003743E8">
              <w:rPr>
                <w:color w:val="000000"/>
                <w:sz w:val="24"/>
              </w:rPr>
              <w:t>Summary statistics</w:t>
            </w:r>
          </w:p>
        </w:tc>
      </w:tr>
      <w:tr w:rsidR="003743E8" w:rsidRPr="0057151A" w14:paraId="0ED32411" w14:textId="77777777">
        <w:trPr>
          <w:trHeight w:val="580"/>
        </w:trPr>
        <w:tc>
          <w:tcPr>
            <w:tcW w:w="3172" w:type="dxa"/>
            <w:vMerge/>
            <w:tcBorders>
              <w:top w:val="nil"/>
              <w:left w:val="nil"/>
              <w:bottom w:val="single" w:sz="4" w:space="0" w:color="000000"/>
              <w:right w:val="nil"/>
            </w:tcBorders>
          </w:tcPr>
          <w:p w14:paraId="723AFC73" w14:textId="77777777" w:rsidR="00614BDE" w:rsidRPr="003743E8" w:rsidRDefault="00614BDE" w:rsidP="003F14A8">
            <w:pPr>
              <w:widowControl w:val="0"/>
              <w:pBdr>
                <w:top w:val="nil"/>
                <w:left w:val="nil"/>
                <w:bottom w:val="nil"/>
                <w:right w:val="nil"/>
                <w:between w:val="nil"/>
              </w:pBdr>
              <w:spacing w:line="276" w:lineRule="auto"/>
              <w:ind w:firstLine="0"/>
              <w:rPr>
                <w:color w:val="000000"/>
                <w:sz w:val="24"/>
              </w:rPr>
            </w:pPr>
          </w:p>
        </w:tc>
        <w:tc>
          <w:tcPr>
            <w:tcW w:w="968" w:type="dxa"/>
            <w:tcBorders>
              <w:top w:val="nil"/>
              <w:left w:val="nil"/>
              <w:bottom w:val="single" w:sz="4" w:space="0" w:color="000000"/>
              <w:right w:val="nil"/>
            </w:tcBorders>
          </w:tcPr>
          <w:p w14:paraId="5BF3BC4A" w14:textId="77777777" w:rsidR="00614BDE" w:rsidRPr="003743E8" w:rsidRDefault="00E532BA" w:rsidP="003F14A8">
            <w:pPr>
              <w:spacing w:line="240" w:lineRule="auto"/>
              <w:ind w:firstLine="0"/>
              <w:jc w:val="center"/>
              <w:rPr>
                <w:color w:val="000000"/>
                <w:sz w:val="24"/>
              </w:rPr>
            </w:pPr>
            <w:r w:rsidRPr="003743E8">
              <w:rPr>
                <w:color w:val="000000"/>
                <w:sz w:val="24"/>
              </w:rPr>
              <w:t>Age</w:t>
            </w:r>
          </w:p>
        </w:tc>
        <w:tc>
          <w:tcPr>
            <w:tcW w:w="180" w:type="dxa"/>
            <w:tcBorders>
              <w:top w:val="nil"/>
              <w:left w:val="nil"/>
              <w:right w:val="nil"/>
            </w:tcBorders>
          </w:tcPr>
          <w:p w14:paraId="308B4E1B" w14:textId="77777777" w:rsidR="00614BDE" w:rsidRPr="003743E8" w:rsidRDefault="00614BDE" w:rsidP="003F14A8">
            <w:pPr>
              <w:spacing w:line="240" w:lineRule="auto"/>
              <w:ind w:firstLine="0"/>
              <w:jc w:val="center"/>
              <w:rPr>
                <w:color w:val="000000"/>
                <w:sz w:val="24"/>
              </w:rPr>
            </w:pPr>
          </w:p>
        </w:tc>
        <w:tc>
          <w:tcPr>
            <w:tcW w:w="900" w:type="dxa"/>
            <w:tcBorders>
              <w:top w:val="nil"/>
              <w:left w:val="nil"/>
              <w:bottom w:val="single" w:sz="4" w:space="0" w:color="000000"/>
              <w:right w:val="nil"/>
            </w:tcBorders>
          </w:tcPr>
          <w:p w14:paraId="6B4038DF" w14:textId="77777777" w:rsidR="00614BDE" w:rsidRPr="003743E8" w:rsidRDefault="00E532BA" w:rsidP="003F14A8">
            <w:pPr>
              <w:spacing w:line="240" w:lineRule="auto"/>
              <w:ind w:firstLine="0"/>
              <w:jc w:val="center"/>
              <w:rPr>
                <w:color w:val="000000"/>
                <w:sz w:val="24"/>
              </w:rPr>
            </w:pPr>
            <w:r w:rsidRPr="003743E8">
              <w:rPr>
                <w:color w:val="000000"/>
                <w:sz w:val="24"/>
              </w:rPr>
              <w:t>IHC</w:t>
            </w:r>
          </w:p>
        </w:tc>
        <w:tc>
          <w:tcPr>
            <w:tcW w:w="180" w:type="dxa"/>
            <w:tcBorders>
              <w:top w:val="nil"/>
              <w:left w:val="nil"/>
              <w:right w:val="nil"/>
            </w:tcBorders>
          </w:tcPr>
          <w:p w14:paraId="19D2C5C4" w14:textId="77777777" w:rsidR="00614BDE" w:rsidRPr="003743E8" w:rsidRDefault="00614BDE" w:rsidP="003F14A8">
            <w:pPr>
              <w:spacing w:line="240" w:lineRule="auto"/>
              <w:ind w:firstLine="0"/>
              <w:jc w:val="center"/>
              <w:rPr>
                <w:color w:val="000000"/>
                <w:sz w:val="24"/>
              </w:rPr>
            </w:pPr>
          </w:p>
        </w:tc>
        <w:tc>
          <w:tcPr>
            <w:tcW w:w="1440" w:type="dxa"/>
            <w:tcBorders>
              <w:top w:val="nil"/>
              <w:left w:val="nil"/>
              <w:bottom w:val="single" w:sz="4" w:space="0" w:color="000000"/>
              <w:right w:val="nil"/>
            </w:tcBorders>
          </w:tcPr>
          <w:p w14:paraId="45F9A255" w14:textId="77777777" w:rsidR="00614BDE" w:rsidRPr="003743E8" w:rsidRDefault="00E532BA" w:rsidP="003F14A8">
            <w:pPr>
              <w:spacing w:line="240" w:lineRule="auto"/>
              <w:ind w:firstLine="0"/>
              <w:jc w:val="center"/>
              <w:rPr>
                <w:color w:val="000000"/>
                <w:sz w:val="24"/>
              </w:rPr>
            </w:pPr>
            <w:r w:rsidRPr="003743E8">
              <w:rPr>
                <w:color w:val="000000"/>
                <w:sz w:val="24"/>
              </w:rPr>
              <w:t>Next Number</w:t>
            </w:r>
            <w:r w:rsidRPr="003743E8">
              <w:rPr>
                <w:color w:val="000000"/>
                <w:sz w:val="24"/>
              </w:rPr>
              <w:br/>
              <w:t>accuracy</w:t>
            </w:r>
          </w:p>
        </w:tc>
        <w:tc>
          <w:tcPr>
            <w:tcW w:w="180" w:type="dxa"/>
            <w:tcBorders>
              <w:top w:val="nil"/>
              <w:left w:val="nil"/>
              <w:right w:val="nil"/>
            </w:tcBorders>
          </w:tcPr>
          <w:p w14:paraId="14D55E37" w14:textId="77777777" w:rsidR="00614BDE" w:rsidRPr="003743E8" w:rsidRDefault="00614BDE" w:rsidP="003F14A8">
            <w:pPr>
              <w:spacing w:line="240" w:lineRule="auto"/>
              <w:ind w:right="-775" w:firstLine="0"/>
              <w:jc w:val="center"/>
              <w:rPr>
                <w:color w:val="000000"/>
                <w:sz w:val="24"/>
              </w:rPr>
            </w:pPr>
          </w:p>
        </w:tc>
        <w:tc>
          <w:tcPr>
            <w:tcW w:w="1440" w:type="dxa"/>
            <w:tcBorders>
              <w:top w:val="nil"/>
              <w:left w:val="nil"/>
              <w:bottom w:val="single" w:sz="4" w:space="0" w:color="000000"/>
              <w:right w:val="nil"/>
            </w:tcBorders>
          </w:tcPr>
          <w:p w14:paraId="588C1475" w14:textId="77777777" w:rsidR="00614BDE" w:rsidRPr="003743E8" w:rsidRDefault="00E532BA" w:rsidP="003F14A8">
            <w:pPr>
              <w:spacing w:line="240" w:lineRule="auto"/>
              <w:ind w:firstLine="0"/>
              <w:jc w:val="center"/>
              <w:rPr>
                <w:color w:val="000000"/>
                <w:sz w:val="24"/>
              </w:rPr>
            </w:pPr>
            <w:r w:rsidRPr="003743E8">
              <w:rPr>
                <w:color w:val="000000"/>
                <w:sz w:val="24"/>
              </w:rPr>
              <w:t>Productivity Group</w:t>
            </w:r>
          </w:p>
        </w:tc>
        <w:tc>
          <w:tcPr>
            <w:tcW w:w="360" w:type="dxa"/>
            <w:tcBorders>
              <w:top w:val="nil"/>
              <w:left w:val="nil"/>
              <w:right w:val="nil"/>
            </w:tcBorders>
          </w:tcPr>
          <w:p w14:paraId="10F9BA5A" w14:textId="77777777" w:rsidR="00614BDE" w:rsidRPr="003743E8" w:rsidRDefault="00614BDE" w:rsidP="003F14A8">
            <w:pPr>
              <w:spacing w:line="240" w:lineRule="auto"/>
              <w:ind w:firstLine="0"/>
              <w:jc w:val="center"/>
              <w:rPr>
                <w:color w:val="000000"/>
                <w:sz w:val="24"/>
              </w:rPr>
            </w:pPr>
          </w:p>
        </w:tc>
        <w:tc>
          <w:tcPr>
            <w:tcW w:w="1620" w:type="dxa"/>
            <w:tcBorders>
              <w:top w:val="nil"/>
              <w:left w:val="nil"/>
              <w:bottom w:val="single" w:sz="4" w:space="0" w:color="000000"/>
              <w:right w:val="nil"/>
            </w:tcBorders>
          </w:tcPr>
          <w:p w14:paraId="576ECD1C" w14:textId="77777777" w:rsidR="00614BDE" w:rsidRPr="003743E8" w:rsidRDefault="00E532BA" w:rsidP="003F14A8">
            <w:pPr>
              <w:spacing w:line="240" w:lineRule="auto"/>
              <w:ind w:firstLine="0"/>
              <w:jc w:val="center"/>
              <w:rPr>
                <w:color w:val="000000"/>
                <w:sz w:val="24"/>
              </w:rPr>
            </w:pPr>
            <w:r w:rsidRPr="003743E8">
              <w:rPr>
                <w:color w:val="000000"/>
                <w:sz w:val="24"/>
              </w:rPr>
              <w:t xml:space="preserve">Loglikelihood </w:t>
            </w:r>
            <w:r w:rsidRPr="003743E8">
              <w:rPr>
                <w:color w:val="000000"/>
                <w:sz w:val="24"/>
                <w:vertAlign w:val="superscript"/>
              </w:rPr>
              <w:t>a</w:t>
            </w:r>
          </w:p>
        </w:tc>
        <w:tc>
          <w:tcPr>
            <w:tcW w:w="1170" w:type="dxa"/>
            <w:tcBorders>
              <w:top w:val="nil"/>
              <w:left w:val="nil"/>
              <w:bottom w:val="single" w:sz="4" w:space="0" w:color="000000"/>
              <w:right w:val="nil"/>
            </w:tcBorders>
          </w:tcPr>
          <w:p w14:paraId="50BF90C6" w14:textId="77777777" w:rsidR="00614BDE" w:rsidRPr="003743E8" w:rsidRDefault="00E532BA" w:rsidP="003F14A8">
            <w:pPr>
              <w:spacing w:line="240" w:lineRule="auto"/>
              <w:ind w:firstLine="0"/>
              <w:jc w:val="center"/>
              <w:rPr>
                <w:color w:val="000000"/>
                <w:sz w:val="24"/>
              </w:rPr>
            </w:pPr>
            <w:r w:rsidRPr="003743E8">
              <w:rPr>
                <w:color w:val="000000"/>
                <w:sz w:val="24"/>
              </w:rPr>
              <w:t>AIC</w:t>
            </w:r>
          </w:p>
        </w:tc>
        <w:tc>
          <w:tcPr>
            <w:tcW w:w="1350" w:type="dxa"/>
            <w:tcBorders>
              <w:top w:val="nil"/>
              <w:left w:val="nil"/>
              <w:bottom w:val="single" w:sz="4" w:space="0" w:color="000000"/>
              <w:right w:val="nil"/>
            </w:tcBorders>
          </w:tcPr>
          <w:p w14:paraId="6021E175" w14:textId="77777777" w:rsidR="00614BDE" w:rsidRPr="003743E8" w:rsidRDefault="00E532BA" w:rsidP="003F14A8">
            <w:pPr>
              <w:spacing w:line="240" w:lineRule="auto"/>
              <w:ind w:firstLine="0"/>
              <w:jc w:val="center"/>
              <w:rPr>
                <w:color w:val="000000"/>
                <w:sz w:val="24"/>
              </w:rPr>
            </w:pPr>
            <w:r w:rsidRPr="003743E8">
              <w:rPr>
                <w:color w:val="000000"/>
                <w:sz w:val="24"/>
              </w:rPr>
              <w:t>R</w:t>
            </w:r>
            <w:r w:rsidRPr="003743E8">
              <w:rPr>
                <w:color w:val="000000"/>
                <w:sz w:val="24"/>
                <w:vertAlign w:val="superscript"/>
              </w:rPr>
              <w:t>2</w:t>
            </w:r>
            <w:r w:rsidRPr="003743E8">
              <w:rPr>
                <w:color w:val="000000"/>
                <w:sz w:val="24"/>
                <w:vertAlign w:val="subscript"/>
              </w:rPr>
              <w:t>Nagelkerke</w:t>
            </w:r>
          </w:p>
        </w:tc>
      </w:tr>
      <w:tr w:rsidR="003743E8" w:rsidRPr="0057151A" w14:paraId="73149ED6" w14:textId="77777777">
        <w:trPr>
          <w:trHeight w:val="260"/>
        </w:trPr>
        <w:tc>
          <w:tcPr>
            <w:tcW w:w="3172" w:type="dxa"/>
            <w:tcBorders>
              <w:top w:val="nil"/>
              <w:left w:val="nil"/>
              <w:bottom w:val="nil"/>
              <w:right w:val="nil"/>
            </w:tcBorders>
          </w:tcPr>
          <w:p w14:paraId="551B5C7E" w14:textId="77777777" w:rsidR="00614BDE" w:rsidRPr="003F14A8" w:rsidRDefault="00E532BA" w:rsidP="003F14A8">
            <w:pPr>
              <w:spacing w:line="240" w:lineRule="auto"/>
              <w:ind w:firstLine="0"/>
              <w:rPr>
                <w:color w:val="000000"/>
                <w:sz w:val="24"/>
              </w:rPr>
            </w:pPr>
            <w:r w:rsidRPr="003743E8">
              <w:rPr>
                <w:b/>
                <w:color w:val="000000"/>
                <w:sz w:val="24"/>
              </w:rPr>
              <w:t>Base Model</w:t>
            </w:r>
          </w:p>
        </w:tc>
        <w:tc>
          <w:tcPr>
            <w:tcW w:w="968" w:type="dxa"/>
            <w:tcBorders>
              <w:top w:val="nil"/>
              <w:left w:val="nil"/>
              <w:bottom w:val="nil"/>
              <w:right w:val="nil"/>
            </w:tcBorders>
          </w:tcPr>
          <w:p w14:paraId="15B83015" w14:textId="77777777" w:rsidR="00614BDE" w:rsidRPr="003F14A8" w:rsidRDefault="00614BDE" w:rsidP="003F14A8">
            <w:pPr>
              <w:spacing w:line="240" w:lineRule="auto"/>
              <w:ind w:firstLine="0"/>
              <w:jc w:val="center"/>
              <w:rPr>
                <w:color w:val="000000"/>
                <w:sz w:val="24"/>
              </w:rPr>
            </w:pPr>
          </w:p>
        </w:tc>
        <w:tc>
          <w:tcPr>
            <w:tcW w:w="180" w:type="dxa"/>
            <w:tcBorders>
              <w:top w:val="nil"/>
              <w:left w:val="nil"/>
              <w:bottom w:val="nil"/>
              <w:right w:val="nil"/>
            </w:tcBorders>
          </w:tcPr>
          <w:p w14:paraId="56195518" w14:textId="77777777" w:rsidR="00614BDE" w:rsidRPr="003743E8" w:rsidRDefault="00614BDE" w:rsidP="003F14A8">
            <w:pPr>
              <w:spacing w:line="240" w:lineRule="auto"/>
              <w:ind w:firstLine="0"/>
              <w:jc w:val="center"/>
              <w:rPr>
                <w:sz w:val="24"/>
              </w:rPr>
            </w:pPr>
          </w:p>
        </w:tc>
        <w:tc>
          <w:tcPr>
            <w:tcW w:w="900" w:type="dxa"/>
            <w:tcBorders>
              <w:top w:val="nil"/>
              <w:left w:val="nil"/>
              <w:bottom w:val="nil"/>
              <w:right w:val="nil"/>
            </w:tcBorders>
          </w:tcPr>
          <w:p w14:paraId="24E24DCA"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18CF1095"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5ABBE192"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74C975C7"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6FB84807" w14:textId="77777777" w:rsidR="00614BDE" w:rsidRPr="003743E8" w:rsidRDefault="00614BDE" w:rsidP="003F14A8">
            <w:pPr>
              <w:spacing w:line="240" w:lineRule="auto"/>
              <w:ind w:firstLine="0"/>
              <w:jc w:val="center"/>
              <w:rPr>
                <w:sz w:val="24"/>
              </w:rPr>
            </w:pPr>
          </w:p>
        </w:tc>
        <w:tc>
          <w:tcPr>
            <w:tcW w:w="360" w:type="dxa"/>
            <w:tcBorders>
              <w:top w:val="nil"/>
              <w:left w:val="nil"/>
              <w:bottom w:val="nil"/>
              <w:right w:val="nil"/>
            </w:tcBorders>
          </w:tcPr>
          <w:p w14:paraId="0BB034C0"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01E45523" w14:textId="77777777" w:rsidR="00614BDE" w:rsidRPr="003743E8" w:rsidRDefault="00614BDE" w:rsidP="003F14A8">
            <w:pPr>
              <w:spacing w:line="240" w:lineRule="auto"/>
              <w:ind w:firstLine="0"/>
              <w:jc w:val="center"/>
              <w:rPr>
                <w:sz w:val="24"/>
              </w:rPr>
            </w:pPr>
          </w:p>
        </w:tc>
        <w:tc>
          <w:tcPr>
            <w:tcW w:w="1170" w:type="dxa"/>
            <w:tcBorders>
              <w:top w:val="nil"/>
              <w:left w:val="nil"/>
              <w:bottom w:val="nil"/>
              <w:right w:val="nil"/>
            </w:tcBorders>
          </w:tcPr>
          <w:p w14:paraId="2FA2D9B6" w14:textId="77777777" w:rsidR="00614BDE" w:rsidRPr="003743E8" w:rsidRDefault="00614BDE" w:rsidP="003F14A8">
            <w:pPr>
              <w:spacing w:line="240" w:lineRule="auto"/>
              <w:ind w:firstLine="0"/>
              <w:jc w:val="center"/>
              <w:rPr>
                <w:sz w:val="24"/>
              </w:rPr>
            </w:pPr>
          </w:p>
        </w:tc>
        <w:tc>
          <w:tcPr>
            <w:tcW w:w="1350" w:type="dxa"/>
            <w:tcBorders>
              <w:top w:val="nil"/>
              <w:left w:val="nil"/>
              <w:bottom w:val="nil"/>
              <w:right w:val="nil"/>
            </w:tcBorders>
          </w:tcPr>
          <w:p w14:paraId="1586E53A" w14:textId="77777777" w:rsidR="00614BDE" w:rsidRPr="003743E8" w:rsidRDefault="00614BDE" w:rsidP="003F14A8">
            <w:pPr>
              <w:spacing w:line="240" w:lineRule="auto"/>
              <w:ind w:firstLine="0"/>
              <w:jc w:val="center"/>
              <w:rPr>
                <w:sz w:val="24"/>
              </w:rPr>
            </w:pPr>
          </w:p>
        </w:tc>
      </w:tr>
      <w:tr w:rsidR="003743E8" w:rsidRPr="0057151A" w14:paraId="43A05322" w14:textId="77777777">
        <w:trPr>
          <w:trHeight w:val="260"/>
        </w:trPr>
        <w:tc>
          <w:tcPr>
            <w:tcW w:w="3172" w:type="dxa"/>
            <w:tcBorders>
              <w:top w:val="nil"/>
              <w:left w:val="nil"/>
              <w:bottom w:val="nil"/>
              <w:right w:val="nil"/>
            </w:tcBorders>
          </w:tcPr>
          <w:p w14:paraId="791E5D7E" w14:textId="77777777" w:rsidR="00614BDE" w:rsidRPr="003743E8" w:rsidRDefault="00E532BA" w:rsidP="003F14A8">
            <w:pPr>
              <w:spacing w:line="240" w:lineRule="auto"/>
              <w:ind w:firstLine="0"/>
              <w:rPr>
                <w:color w:val="000000"/>
                <w:sz w:val="24"/>
              </w:rPr>
            </w:pPr>
            <w:r w:rsidRPr="003743E8">
              <w:rPr>
                <w:color w:val="000000"/>
                <w:sz w:val="24"/>
              </w:rPr>
              <w:t>Age</w:t>
            </w:r>
          </w:p>
        </w:tc>
        <w:tc>
          <w:tcPr>
            <w:tcW w:w="968" w:type="dxa"/>
            <w:tcBorders>
              <w:top w:val="nil"/>
              <w:left w:val="nil"/>
              <w:bottom w:val="nil"/>
              <w:right w:val="nil"/>
            </w:tcBorders>
          </w:tcPr>
          <w:p w14:paraId="1CF59E64" w14:textId="77777777" w:rsidR="00614BDE" w:rsidRPr="003743E8" w:rsidRDefault="00E532BA" w:rsidP="003F14A8">
            <w:pPr>
              <w:spacing w:line="240" w:lineRule="auto"/>
              <w:ind w:firstLine="0"/>
              <w:jc w:val="center"/>
              <w:rPr>
                <w:color w:val="000000"/>
                <w:sz w:val="24"/>
              </w:rPr>
            </w:pPr>
            <w:r w:rsidRPr="003743E8">
              <w:rPr>
                <w:color w:val="000000"/>
                <w:sz w:val="24"/>
              </w:rPr>
              <w:t>0.527</w:t>
            </w:r>
          </w:p>
        </w:tc>
        <w:tc>
          <w:tcPr>
            <w:tcW w:w="180" w:type="dxa"/>
            <w:tcBorders>
              <w:top w:val="nil"/>
              <w:left w:val="nil"/>
              <w:bottom w:val="nil"/>
              <w:right w:val="nil"/>
            </w:tcBorders>
          </w:tcPr>
          <w:p w14:paraId="15CA204C" w14:textId="77777777" w:rsidR="00614BDE" w:rsidRPr="003743E8" w:rsidRDefault="00614BDE" w:rsidP="003F14A8">
            <w:pPr>
              <w:spacing w:line="240" w:lineRule="auto"/>
              <w:ind w:firstLine="0"/>
              <w:jc w:val="center"/>
              <w:rPr>
                <w:color w:val="000000"/>
                <w:sz w:val="24"/>
              </w:rPr>
            </w:pPr>
          </w:p>
        </w:tc>
        <w:tc>
          <w:tcPr>
            <w:tcW w:w="900" w:type="dxa"/>
            <w:tcBorders>
              <w:top w:val="nil"/>
              <w:left w:val="nil"/>
              <w:bottom w:val="nil"/>
              <w:right w:val="nil"/>
            </w:tcBorders>
          </w:tcPr>
          <w:p w14:paraId="0645BF68" w14:textId="77777777" w:rsidR="00614BDE" w:rsidRPr="003743E8" w:rsidRDefault="00614BDE" w:rsidP="003F14A8">
            <w:pPr>
              <w:spacing w:line="240" w:lineRule="auto"/>
              <w:ind w:firstLine="0"/>
              <w:jc w:val="center"/>
              <w:rPr>
                <w:color w:val="000000"/>
                <w:sz w:val="24"/>
              </w:rPr>
            </w:pPr>
          </w:p>
        </w:tc>
        <w:tc>
          <w:tcPr>
            <w:tcW w:w="180" w:type="dxa"/>
            <w:tcBorders>
              <w:top w:val="nil"/>
              <w:left w:val="nil"/>
              <w:bottom w:val="nil"/>
              <w:right w:val="nil"/>
            </w:tcBorders>
          </w:tcPr>
          <w:p w14:paraId="3CCCAA4F"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12AE7504"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49CBC589"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2966039E" w14:textId="77777777" w:rsidR="00614BDE" w:rsidRPr="003743E8" w:rsidRDefault="00614BDE" w:rsidP="003F14A8">
            <w:pPr>
              <w:spacing w:line="240" w:lineRule="auto"/>
              <w:ind w:firstLine="0"/>
              <w:jc w:val="center"/>
              <w:rPr>
                <w:sz w:val="24"/>
              </w:rPr>
            </w:pPr>
          </w:p>
        </w:tc>
        <w:tc>
          <w:tcPr>
            <w:tcW w:w="360" w:type="dxa"/>
            <w:tcBorders>
              <w:top w:val="nil"/>
              <w:left w:val="nil"/>
              <w:bottom w:val="nil"/>
              <w:right w:val="nil"/>
            </w:tcBorders>
          </w:tcPr>
          <w:p w14:paraId="49A59EFD"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71D11A89" w14:textId="77777777" w:rsidR="00614BDE" w:rsidRPr="003743E8" w:rsidRDefault="00E532BA" w:rsidP="003F14A8">
            <w:pPr>
              <w:spacing w:line="240" w:lineRule="auto"/>
              <w:ind w:firstLine="0"/>
              <w:jc w:val="center"/>
              <w:rPr>
                <w:color w:val="000000"/>
                <w:sz w:val="24"/>
              </w:rPr>
            </w:pPr>
            <w:r w:rsidRPr="003743E8">
              <w:rPr>
                <w:color w:val="000000"/>
                <w:sz w:val="24"/>
              </w:rPr>
              <w:t>-33.91</w:t>
            </w:r>
          </w:p>
        </w:tc>
        <w:tc>
          <w:tcPr>
            <w:tcW w:w="1170" w:type="dxa"/>
            <w:tcBorders>
              <w:top w:val="nil"/>
              <w:left w:val="nil"/>
              <w:bottom w:val="nil"/>
              <w:right w:val="nil"/>
            </w:tcBorders>
          </w:tcPr>
          <w:p w14:paraId="7DF3F6AC" w14:textId="77777777" w:rsidR="00614BDE" w:rsidRPr="003743E8" w:rsidRDefault="00E532BA" w:rsidP="003F14A8">
            <w:pPr>
              <w:spacing w:line="240" w:lineRule="auto"/>
              <w:ind w:firstLine="0"/>
              <w:jc w:val="center"/>
              <w:rPr>
                <w:color w:val="000000"/>
                <w:sz w:val="24"/>
              </w:rPr>
            </w:pPr>
            <w:r w:rsidRPr="003743E8">
              <w:rPr>
                <w:color w:val="000000"/>
                <w:sz w:val="24"/>
              </w:rPr>
              <w:t>71.81</w:t>
            </w:r>
          </w:p>
        </w:tc>
        <w:tc>
          <w:tcPr>
            <w:tcW w:w="1350" w:type="dxa"/>
            <w:tcBorders>
              <w:top w:val="nil"/>
              <w:left w:val="nil"/>
              <w:bottom w:val="nil"/>
              <w:right w:val="nil"/>
            </w:tcBorders>
          </w:tcPr>
          <w:p w14:paraId="134B1CE6" w14:textId="77777777" w:rsidR="00614BDE" w:rsidRPr="003743E8" w:rsidRDefault="00E532BA" w:rsidP="003F14A8">
            <w:pPr>
              <w:spacing w:line="240" w:lineRule="auto"/>
              <w:ind w:firstLine="0"/>
              <w:jc w:val="center"/>
              <w:rPr>
                <w:color w:val="000000"/>
                <w:sz w:val="24"/>
              </w:rPr>
            </w:pPr>
            <w:r w:rsidRPr="003743E8">
              <w:rPr>
                <w:color w:val="000000"/>
                <w:sz w:val="24"/>
              </w:rPr>
              <w:t>0.058</w:t>
            </w:r>
          </w:p>
        </w:tc>
      </w:tr>
      <w:tr w:rsidR="003743E8" w:rsidRPr="0057151A" w14:paraId="59906201" w14:textId="77777777">
        <w:trPr>
          <w:trHeight w:val="260"/>
        </w:trPr>
        <w:tc>
          <w:tcPr>
            <w:tcW w:w="3172" w:type="dxa"/>
            <w:tcBorders>
              <w:top w:val="nil"/>
              <w:left w:val="nil"/>
              <w:bottom w:val="nil"/>
              <w:right w:val="nil"/>
            </w:tcBorders>
          </w:tcPr>
          <w:p w14:paraId="78A2264D" w14:textId="77777777" w:rsidR="00614BDE" w:rsidRPr="003F14A8" w:rsidRDefault="00E532BA" w:rsidP="003F14A8">
            <w:pPr>
              <w:spacing w:line="240" w:lineRule="auto"/>
              <w:ind w:firstLine="0"/>
              <w:rPr>
                <w:color w:val="000000"/>
                <w:sz w:val="24"/>
              </w:rPr>
            </w:pPr>
            <w:r w:rsidRPr="003743E8">
              <w:rPr>
                <w:b/>
                <w:color w:val="000000"/>
                <w:sz w:val="24"/>
              </w:rPr>
              <w:t>Initial Models</w:t>
            </w:r>
          </w:p>
        </w:tc>
        <w:tc>
          <w:tcPr>
            <w:tcW w:w="968" w:type="dxa"/>
            <w:tcBorders>
              <w:top w:val="nil"/>
              <w:left w:val="nil"/>
              <w:bottom w:val="nil"/>
              <w:right w:val="nil"/>
            </w:tcBorders>
          </w:tcPr>
          <w:p w14:paraId="7FA447D6" w14:textId="77777777" w:rsidR="00614BDE" w:rsidRPr="003F14A8" w:rsidRDefault="00614BDE" w:rsidP="003F14A8">
            <w:pPr>
              <w:spacing w:line="240" w:lineRule="auto"/>
              <w:ind w:firstLine="0"/>
              <w:rPr>
                <w:color w:val="000000"/>
                <w:sz w:val="24"/>
              </w:rPr>
            </w:pPr>
          </w:p>
        </w:tc>
        <w:tc>
          <w:tcPr>
            <w:tcW w:w="180" w:type="dxa"/>
            <w:tcBorders>
              <w:top w:val="nil"/>
              <w:left w:val="nil"/>
              <w:bottom w:val="nil"/>
              <w:right w:val="nil"/>
            </w:tcBorders>
          </w:tcPr>
          <w:p w14:paraId="5C64E449" w14:textId="77777777" w:rsidR="00614BDE" w:rsidRPr="003743E8" w:rsidRDefault="00614BDE" w:rsidP="003F14A8">
            <w:pPr>
              <w:spacing w:line="240" w:lineRule="auto"/>
              <w:ind w:firstLine="0"/>
              <w:jc w:val="center"/>
              <w:rPr>
                <w:sz w:val="24"/>
              </w:rPr>
            </w:pPr>
          </w:p>
        </w:tc>
        <w:tc>
          <w:tcPr>
            <w:tcW w:w="900" w:type="dxa"/>
            <w:tcBorders>
              <w:top w:val="nil"/>
              <w:left w:val="nil"/>
              <w:bottom w:val="nil"/>
              <w:right w:val="nil"/>
            </w:tcBorders>
          </w:tcPr>
          <w:p w14:paraId="2596B4FD"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21AA1A0A"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15B5BA17"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77B0D0A1"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5540AD3E" w14:textId="77777777" w:rsidR="00614BDE" w:rsidRPr="003743E8" w:rsidRDefault="00614BDE" w:rsidP="003F14A8">
            <w:pPr>
              <w:spacing w:line="240" w:lineRule="auto"/>
              <w:ind w:firstLine="0"/>
              <w:jc w:val="center"/>
              <w:rPr>
                <w:sz w:val="24"/>
              </w:rPr>
            </w:pPr>
          </w:p>
        </w:tc>
        <w:tc>
          <w:tcPr>
            <w:tcW w:w="360" w:type="dxa"/>
            <w:tcBorders>
              <w:top w:val="nil"/>
              <w:left w:val="nil"/>
              <w:bottom w:val="nil"/>
              <w:right w:val="nil"/>
            </w:tcBorders>
          </w:tcPr>
          <w:p w14:paraId="2D430DFF"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007CCDC0" w14:textId="77777777" w:rsidR="00614BDE" w:rsidRPr="003743E8" w:rsidRDefault="00614BDE" w:rsidP="003F14A8">
            <w:pPr>
              <w:spacing w:line="240" w:lineRule="auto"/>
              <w:ind w:firstLine="0"/>
              <w:jc w:val="center"/>
              <w:rPr>
                <w:sz w:val="24"/>
              </w:rPr>
            </w:pPr>
          </w:p>
        </w:tc>
        <w:tc>
          <w:tcPr>
            <w:tcW w:w="1170" w:type="dxa"/>
            <w:tcBorders>
              <w:top w:val="nil"/>
              <w:left w:val="nil"/>
              <w:bottom w:val="nil"/>
              <w:right w:val="nil"/>
            </w:tcBorders>
          </w:tcPr>
          <w:p w14:paraId="4EEDF79F" w14:textId="77777777" w:rsidR="00614BDE" w:rsidRPr="003743E8" w:rsidRDefault="00614BDE" w:rsidP="003F14A8">
            <w:pPr>
              <w:spacing w:line="240" w:lineRule="auto"/>
              <w:ind w:firstLine="0"/>
              <w:jc w:val="center"/>
              <w:rPr>
                <w:sz w:val="24"/>
              </w:rPr>
            </w:pPr>
          </w:p>
        </w:tc>
        <w:tc>
          <w:tcPr>
            <w:tcW w:w="1350" w:type="dxa"/>
            <w:tcBorders>
              <w:top w:val="nil"/>
              <w:left w:val="nil"/>
              <w:bottom w:val="nil"/>
              <w:right w:val="nil"/>
            </w:tcBorders>
          </w:tcPr>
          <w:p w14:paraId="1A41636F" w14:textId="77777777" w:rsidR="00614BDE" w:rsidRPr="003743E8" w:rsidRDefault="00614BDE" w:rsidP="003F14A8">
            <w:pPr>
              <w:spacing w:line="240" w:lineRule="auto"/>
              <w:ind w:firstLine="0"/>
              <w:jc w:val="center"/>
              <w:rPr>
                <w:sz w:val="24"/>
              </w:rPr>
            </w:pPr>
          </w:p>
        </w:tc>
      </w:tr>
      <w:tr w:rsidR="003743E8" w:rsidRPr="0057151A" w14:paraId="17821F80" w14:textId="77777777">
        <w:trPr>
          <w:trHeight w:val="260"/>
        </w:trPr>
        <w:tc>
          <w:tcPr>
            <w:tcW w:w="3172" w:type="dxa"/>
            <w:tcBorders>
              <w:top w:val="nil"/>
              <w:left w:val="nil"/>
              <w:bottom w:val="nil"/>
              <w:right w:val="nil"/>
            </w:tcBorders>
          </w:tcPr>
          <w:p w14:paraId="130CA18C" w14:textId="77777777" w:rsidR="00614BDE" w:rsidRPr="003743E8" w:rsidRDefault="00E532BA" w:rsidP="003F14A8">
            <w:pPr>
              <w:spacing w:line="240" w:lineRule="auto"/>
              <w:ind w:firstLine="0"/>
              <w:rPr>
                <w:color w:val="000000"/>
                <w:sz w:val="24"/>
              </w:rPr>
            </w:pPr>
            <w:r w:rsidRPr="003743E8">
              <w:rPr>
                <w:color w:val="000000"/>
                <w:sz w:val="24"/>
              </w:rPr>
              <w:t>Age + IHC</w:t>
            </w:r>
          </w:p>
        </w:tc>
        <w:tc>
          <w:tcPr>
            <w:tcW w:w="968" w:type="dxa"/>
            <w:tcBorders>
              <w:top w:val="nil"/>
              <w:left w:val="nil"/>
              <w:bottom w:val="nil"/>
              <w:right w:val="nil"/>
            </w:tcBorders>
          </w:tcPr>
          <w:p w14:paraId="669E41E3" w14:textId="77777777" w:rsidR="00614BDE" w:rsidRPr="003743E8" w:rsidRDefault="00E532BA" w:rsidP="003F14A8">
            <w:pPr>
              <w:spacing w:line="240" w:lineRule="auto"/>
              <w:ind w:firstLine="0"/>
              <w:jc w:val="center"/>
              <w:rPr>
                <w:color w:val="000000"/>
                <w:sz w:val="24"/>
              </w:rPr>
            </w:pPr>
            <w:r w:rsidRPr="003743E8">
              <w:rPr>
                <w:color w:val="000000"/>
                <w:sz w:val="24"/>
              </w:rPr>
              <w:t>0.481</w:t>
            </w:r>
          </w:p>
        </w:tc>
        <w:tc>
          <w:tcPr>
            <w:tcW w:w="180" w:type="dxa"/>
            <w:tcBorders>
              <w:top w:val="nil"/>
              <w:left w:val="nil"/>
              <w:bottom w:val="nil"/>
              <w:right w:val="nil"/>
            </w:tcBorders>
          </w:tcPr>
          <w:p w14:paraId="60528CFC" w14:textId="77777777" w:rsidR="00614BDE" w:rsidRPr="003743E8" w:rsidRDefault="00614BDE" w:rsidP="003F14A8">
            <w:pPr>
              <w:spacing w:line="240" w:lineRule="auto"/>
              <w:ind w:firstLine="0"/>
              <w:jc w:val="center"/>
              <w:rPr>
                <w:color w:val="000000"/>
                <w:sz w:val="24"/>
              </w:rPr>
            </w:pPr>
          </w:p>
        </w:tc>
        <w:tc>
          <w:tcPr>
            <w:tcW w:w="900" w:type="dxa"/>
            <w:tcBorders>
              <w:top w:val="nil"/>
              <w:left w:val="nil"/>
              <w:bottom w:val="nil"/>
              <w:right w:val="nil"/>
            </w:tcBorders>
          </w:tcPr>
          <w:p w14:paraId="59F7927C" w14:textId="77777777" w:rsidR="00614BDE" w:rsidRPr="003743E8" w:rsidRDefault="00E532BA" w:rsidP="003F14A8">
            <w:pPr>
              <w:spacing w:line="240" w:lineRule="auto"/>
              <w:ind w:firstLine="0"/>
              <w:jc w:val="center"/>
              <w:rPr>
                <w:color w:val="000000"/>
                <w:sz w:val="24"/>
              </w:rPr>
            </w:pPr>
            <w:r w:rsidRPr="003743E8">
              <w:rPr>
                <w:color w:val="000000"/>
                <w:sz w:val="24"/>
              </w:rPr>
              <w:t>0.084</w:t>
            </w:r>
          </w:p>
        </w:tc>
        <w:tc>
          <w:tcPr>
            <w:tcW w:w="180" w:type="dxa"/>
            <w:tcBorders>
              <w:top w:val="nil"/>
              <w:left w:val="nil"/>
              <w:bottom w:val="nil"/>
              <w:right w:val="nil"/>
            </w:tcBorders>
          </w:tcPr>
          <w:p w14:paraId="09BB9151" w14:textId="77777777" w:rsidR="00614BDE" w:rsidRPr="003743E8" w:rsidRDefault="00614BDE" w:rsidP="003F14A8">
            <w:pPr>
              <w:spacing w:line="240" w:lineRule="auto"/>
              <w:ind w:firstLine="0"/>
              <w:jc w:val="center"/>
              <w:rPr>
                <w:color w:val="000000"/>
                <w:sz w:val="24"/>
              </w:rPr>
            </w:pPr>
          </w:p>
        </w:tc>
        <w:tc>
          <w:tcPr>
            <w:tcW w:w="1440" w:type="dxa"/>
            <w:tcBorders>
              <w:top w:val="nil"/>
              <w:left w:val="nil"/>
              <w:bottom w:val="nil"/>
              <w:right w:val="nil"/>
            </w:tcBorders>
          </w:tcPr>
          <w:p w14:paraId="7BC283F9" w14:textId="77777777" w:rsidR="00614BDE" w:rsidRPr="003743E8" w:rsidRDefault="00614BDE" w:rsidP="003F14A8">
            <w:pPr>
              <w:spacing w:line="240" w:lineRule="auto"/>
              <w:ind w:firstLine="0"/>
              <w:jc w:val="center"/>
              <w:rPr>
                <w:color w:val="000000"/>
                <w:sz w:val="24"/>
              </w:rPr>
            </w:pPr>
          </w:p>
        </w:tc>
        <w:tc>
          <w:tcPr>
            <w:tcW w:w="180" w:type="dxa"/>
            <w:tcBorders>
              <w:top w:val="nil"/>
              <w:left w:val="nil"/>
              <w:bottom w:val="nil"/>
              <w:right w:val="nil"/>
            </w:tcBorders>
          </w:tcPr>
          <w:p w14:paraId="704DE675"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778F1235" w14:textId="77777777" w:rsidR="00614BDE" w:rsidRPr="003743E8" w:rsidRDefault="00614BDE" w:rsidP="003F14A8">
            <w:pPr>
              <w:spacing w:line="240" w:lineRule="auto"/>
              <w:ind w:firstLine="0"/>
              <w:jc w:val="center"/>
              <w:rPr>
                <w:sz w:val="24"/>
              </w:rPr>
            </w:pPr>
          </w:p>
        </w:tc>
        <w:tc>
          <w:tcPr>
            <w:tcW w:w="360" w:type="dxa"/>
            <w:tcBorders>
              <w:top w:val="nil"/>
              <w:left w:val="nil"/>
              <w:bottom w:val="nil"/>
              <w:right w:val="nil"/>
            </w:tcBorders>
          </w:tcPr>
          <w:p w14:paraId="46BA7743"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7A7E107D" w14:textId="77777777" w:rsidR="00614BDE" w:rsidRPr="003743E8" w:rsidRDefault="00E532BA" w:rsidP="003F14A8">
            <w:pPr>
              <w:spacing w:line="240" w:lineRule="auto"/>
              <w:ind w:firstLine="0"/>
              <w:jc w:val="center"/>
              <w:rPr>
                <w:color w:val="000000"/>
                <w:sz w:val="24"/>
              </w:rPr>
            </w:pPr>
            <w:r w:rsidRPr="003743E8">
              <w:rPr>
                <w:color w:val="000000"/>
                <w:sz w:val="24"/>
              </w:rPr>
              <w:t>-33.88</w:t>
            </w:r>
          </w:p>
        </w:tc>
        <w:tc>
          <w:tcPr>
            <w:tcW w:w="1170" w:type="dxa"/>
            <w:tcBorders>
              <w:top w:val="nil"/>
              <w:left w:val="nil"/>
              <w:bottom w:val="nil"/>
              <w:right w:val="nil"/>
            </w:tcBorders>
          </w:tcPr>
          <w:p w14:paraId="514B92BB" w14:textId="77777777" w:rsidR="00614BDE" w:rsidRPr="003743E8" w:rsidRDefault="00E532BA" w:rsidP="003F14A8">
            <w:pPr>
              <w:spacing w:line="240" w:lineRule="auto"/>
              <w:ind w:firstLine="0"/>
              <w:jc w:val="center"/>
              <w:rPr>
                <w:color w:val="000000"/>
                <w:sz w:val="24"/>
              </w:rPr>
            </w:pPr>
            <w:r w:rsidRPr="003743E8">
              <w:rPr>
                <w:color w:val="000000"/>
                <w:sz w:val="24"/>
              </w:rPr>
              <w:t>73.76</w:t>
            </w:r>
          </w:p>
        </w:tc>
        <w:tc>
          <w:tcPr>
            <w:tcW w:w="1350" w:type="dxa"/>
            <w:tcBorders>
              <w:top w:val="nil"/>
              <w:left w:val="nil"/>
              <w:bottom w:val="nil"/>
              <w:right w:val="nil"/>
            </w:tcBorders>
          </w:tcPr>
          <w:p w14:paraId="5B48EB92" w14:textId="77777777" w:rsidR="00614BDE" w:rsidRPr="003743E8" w:rsidRDefault="00E532BA" w:rsidP="003F14A8">
            <w:pPr>
              <w:spacing w:line="240" w:lineRule="auto"/>
              <w:ind w:firstLine="0"/>
              <w:jc w:val="center"/>
              <w:rPr>
                <w:color w:val="000000"/>
                <w:sz w:val="24"/>
              </w:rPr>
            </w:pPr>
            <w:r w:rsidRPr="003743E8">
              <w:rPr>
                <w:color w:val="000000"/>
                <w:sz w:val="24"/>
              </w:rPr>
              <w:t>0.059</w:t>
            </w:r>
          </w:p>
        </w:tc>
      </w:tr>
      <w:tr w:rsidR="003743E8" w:rsidRPr="0057151A" w14:paraId="4DAAA990" w14:textId="77777777">
        <w:trPr>
          <w:trHeight w:val="260"/>
        </w:trPr>
        <w:tc>
          <w:tcPr>
            <w:tcW w:w="3172" w:type="dxa"/>
            <w:tcBorders>
              <w:top w:val="nil"/>
              <w:left w:val="nil"/>
              <w:bottom w:val="nil"/>
              <w:right w:val="nil"/>
            </w:tcBorders>
          </w:tcPr>
          <w:p w14:paraId="75FF34B5" w14:textId="77777777" w:rsidR="00614BDE" w:rsidRPr="003743E8" w:rsidRDefault="00E532BA" w:rsidP="003F14A8">
            <w:pPr>
              <w:spacing w:line="240" w:lineRule="auto"/>
              <w:ind w:firstLine="0"/>
              <w:rPr>
                <w:color w:val="000000"/>
                <w:sz w:val="24"/>
              </w:rPr>
            </w:pPr>
            <w:r w:rsidRPr="003743E8">
              <w:rPr>
                <w:color w:val="000000"/>
                <w:sz w:val="24"/>
              </w:rPr>
              <w:t>Age + Next Number accuracy</w:t>
            </w:r>
          </w:p>
        </w:tc>
        <w:tc>
          <w:tcPr>
            <w:tcW w:w="968" w:type="dxa"/>
            <w:tcBorders>
              <w:top w:val="nil"/>
              <w:left w:val="nil"/>
              <w:bottom w:val="nil"/>
              <w:right w:val="nil"/>
            </w:tcBorders>
          </w:tcPr>
          <w:p w14:paraId="5A960155" w14:textId="77777777" w:rsidR="00614BDE" w:rsidRPr="003743E8" w:rsidRDefault="00E532BA" w:rsidP="003F14A8">
            <w:pPr>
              <w:spacing w:line="240" w:lineRule="auto"/>
              <w:ind w:firstLine="0"/>
              <w:jc w:val="center"/>
              <w:rPr>
                <w:color w:val="000000"/>
                <w:sz w:val="24"/>
              </w:rPr>
            </w:pPr>
            <w:r w:rsidRPr="003743E8">
              <w:rPr>
                <w:color w:val="000000"/>
                <w:sz w:val="24"/>
              </w:rPr>
              <w:t>0.417</w:t>
            </w:r>
          </w:p>
        </w:tc>
        <w:tc>
          <w:tcPr>
            <w:tcW w:w="180" w:type="dxa"/>
            <w:tcBorders>
              <w:top w:val="nil"/>
              <w:left w:val="nil"/>
              <w:bottom w:val="nil"/>
              <w:right w:val="nil"/>
            </w:tcBorders>
          </w:tcPr>
          <w:p w14:paraId="47BE0434" w14:textId="77777777" w:rsidR="00614BDE" w:rsidRPr="003743E8" w:rsidRDefault="00614BDE" w:rsidP="003F14A8">
            <w:pPr>
              <w:spacing w:line="240" w:lineRule="auto"/>
              <w:ind w:firstLine="0"/>
              <w:jc w:val="center"/>
              <w:rPr>
                <w:color w:val="000000"/>
                <w:sz w:val="24"/>
              </w:rPr>
            </w:pPr>
          </w:p>
        </w:tc>
        <w:tc>
          <w:tcPr>
            <w:tcW w:w="900" w:type="dxa"/>
            <w:tcBorders>
              <w:top w:val="nil"/>
              <w:left w:val="nil"/>
              <w:bottom w:val="nil"/>
              <w:right w:val="nil"/>
            </w:tcBorders>
          </w:tcPr>
          <w:p w14:paraId="5FB40F10" w14:textId="77777777" w:rsidR="00614BDE" w:rsidRPr="003743E8" w:rsidRDefault="00614BDE" w:rsidP="003F14A8">
            <w:pPr>
              <w:spacing w:line="240" w:lineRule="auto"/>
              <w:ind w:firstLine="0"/>
              <w:jc w:val="center"/>
              <w:rPr>
                <w:color w:val="000000"/>
                <w:sz w:val="24"/>
              </w:rPr>
            </w:pPr>
          </w:p>
        </w:tc>
        <w:tc>
          <w:tcPr>
            <w:tcW w:w="180" w:type="dxa"/>
            <w:tcBorders>
              <w:top w:val="nil"/>
              <w:left w:val="nil"/>
              <w:bottom w:val="nil"/>
              <w:right w:val="nil"/>
            </w:tcBorders>
          </w:tcPr>
          <w:p w14:paraId="19B2C04B" w14:textId="77777777" w:rsidR="00614BDE" w:rsidRPr="003743E8" w:rsidRDefault="00614BDE" w:rsidP="003F14A8">
            <w:pPr>
              <w:spacing w:line="240" w:lineRule="auto"/>
              <w:ind w:firstLine="0"/>
              <w:jc w:val="center"/>
              <w:rPr>
                <w:color w:val="000000"/>
                <w:sz w:val="24"/>
              </w:rPr>
            </w:pPr>
          </w:p>
        </w:tc>
        <w:tc>
          <w:tcPr>
            <w:tcW w:w="1440" w:type="dxa"/>
            <w:tcBorders>
              <w:top w:val="nil"/>
              <w:left w:val="nil"/>
              <w:bottom w:val="nil"/>
              <w:right w:val="nil"/>
            </w:tcBorders>
          </w:tcPr>
          <w:p w14:paraId="7987AACD" w14:textId="77777777" w:rsidR="00614BDE" w:rsidRPr="003743E8" w:rsidRDefault="00E532BA" w:rsidP="003F14A8">
            <w:pPr>
              <w:spacing w:line="240" w:lineRule="auto"/>
              <w:ind w:firstLine="0"/>
              <w:jc w:val="center"/>
              <w:rPr>
                <w:color w:val="000000"/>
                <w:sz w:val="24"/>
              </w:rPr>
            </w:pPr>
            <w:r w:rsidRPr="003743E8">
              <w:rPr>
                <w:color w:val="000000"/>
                <w:sz w:val="24"/>
              </w:rPr>
              <w:t>0.307</w:t>
            </w:r>
          </w:p>
        </w:tc>
        <w:tc>
          <w:tcPr>
            <w:tcW w:w="180" w:type="dxa"/>
            <w:tcBorders>
              <w:top w:val="nil"/>
              <w:left w:val="nil"/>
              <w:bottom w:val="nil"/>
              <w:right w:val="nil"/>
            </w:tcBorders>
          </w:tcPr>
          <w:p w14:paraId="64B06518" w14:textId="77777777" w:rsidR="00614BDE" w:rsidRPr="003743E8" w:rsidRDefault="00614BDE" w:rsidP="003F14A8">
            <w:pPr>
              <w:spacing w:line="240" w:lineRule="auto"/>
              <w:ind w:firstLine="0"/>
              <w:jc w:val="center"/>
              <w:rPr>
                <w:color w:val="000000"/>
                <w:sz w:val="24"/>
              </w:rPr>
            </w:pPr>
          </w:p>
        </w:tc>
        <w:tc>
          <w:tcPr>
            <w:tcW w:w="1440" w:type="dxa"/>
            <w:tcBorders>
              <w:top w:val="nil"/>
              <w:left w:val="nil"/>
              <w:bottom w:val="nil"/>
              <w:right w:val="nil"/>
            </w:tcBorders>
          </w:tcPr>
          <w:p w14:paraId="5E2335D7" w14:textId="77777777" w:rsidR="00614BDE" w:rsidRPr="003743E8" w:rsidRDefault="00614BDE" w:rsidP="003F14A8">
            <w:pPr>
              <w:spacing w:line="240" w:lineRule="auto"/>
              <w:ind w:firstLine="0"/>
              <w:jc w:val="center"/>
              <w:rPr>
                <w:color w:val="000000"/>
                <w:sz w:val="24"/>
              </w:rPr>
            </w:pPr>
          </w:p>
        </w:tc>
        <w:tc>
          <w:tcPr>
            <w:tcW w:w="360" w:type="dxa"/>
            <w:tcBorders>
              <w:top w:val="nil"/>
              <w:left w:val="nil"/>
              <w:bottom w:val="nil"/>
              <w:right w:val="nil"/>
            </w:tcBorders>
          </w:tcPr>
          <w:p w14:paraId="07D55712"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1E79F87A" w14:textId="77777777" w:rsidR="00614BDE" w:rsidRPr="003743E8" w:rsidRDefault="00E532BA" w:rsidP="003F14A8">
            <w:pPr>
              <w:spacing w:line="240" w:lineRule="auto"/>
              <w:ind w:firstLine="0"/>
              <w:jc w:val="center"/>
              <w:rPr>
                <w:color w:val="000000"/>
                <w:sz w:val="24"/>
              </w:rPr>
            </w:pPr>
            <w:r w:rsidRPr="003743E8">
              <w:rPr>
                <w:color w:val="000000"/>
                <w:sz w:val="24"/>
              </w:rPr>
              <w:t>-33.51</w:t>
            </w:r>
          </w:p>
        </w:tc>
        <w:tc>
          <w:tcPr>
            <w:tcW w:w="1170" w:type="dxa"/>
            <w:tcBorders>
              <w:top w:val="nil"/>
              <w:left w:val="nil"/>
              <w:bottom w:val="nil"/>
              <w:right w:val="nil"/>
            </w:tcBorders>
          </w:tcPr>
          <w:p w14:paraId="483E16DE" w14:textId="77777777" w:rsidR="00614BDE" w:rsidRPr="003743E8" w:rsidRDefault="00E532BA" w:rsidP="003F14A8">
            <w:pPr>
              <w:spacing w:line="240" w:lineRule="auto"/>
              <w:ind w:firstLine="0"/>
              <w:jc w:val="center"/>
              <w:rPr>
                <w:color w:val="000000"/>
                <w:sz w:val="24"/>
              </w:rPr>
            </w:pPr>
            <w:r w:rsidRPr="003743E8">
              <w:rPr>
                <w:color w:val="000000"/>
                <w:sz w:val="24"/>
              </w:rPr>
              <w:t>73.03</w:t>
            </w:r>
          </w:p>
        </w:tc>
        <w:tc>
          <w:tcPr>
            <w:tcW w:w="1350" w:type="dxa"/>
            <w:tcBorders>
              <w:top w:val="nil"/>
              <w:left w:val="nil"/>
              <w:bottom w:val="nil"/>
              <w:right w:val="nil"/>
            </w:tcBorders>
          </w:tcPr>
          <w:p w14:paraId="1100257B" w14:textId="77777777" w:rsidR="00614BDE" w:rsidRPr="003743E8" w:rsidRDefault="00E532BA" w:rsidP="003F14A8">
            <w:pPr>
              <w:spacing w:line="240" w:lineRule="auto"/>
              <w:ind w:firstLine="0"/>
              <w:jc w:val="center"/>
              <w:rPr>
                <w:color w:val="000000"/>
                <w:sz w:val="24"/>
              </w:rPr>
            </w:pPr>
            <w:r w:rsidRPr="003743E8">
              <w:rPr>
                <w:color w:val="000000"/>
                <w:sz w:val="24"/>
              </w:rPr>
              <w:t>0.073</w:t>
            </w:r>
          </w:p>
        </w:tc>
      </w:tr>
      <w:tr w:rsidR="003743E8" w:rsidRPr="0057151A" w14:paraId="149433B2" w14:textId="77777777">
        <w:trPr>
          <w:trHeight w:val="260"/>
        </w:trPr>
        <w:tc>
          <w:tcPr>
            <w:tcW w:w="3172" w:type="dxa"/>
            <w:tcBorders>
              <w:top w:val="nil"/>
              <w:left w:val="nil"/>
              <w:bottom w:val="nil"/>
              <w:right w:val="nil"/>
            </w:tcBorders>
          </w:tcPr>
          <w:p w14:paraId="2737D6E6" w14:textId="77777777" w:rsidR="00614BDE" w:rsidRPr="003743E8" w:rsidRDefault="00E532BA" w:rsidP="003F14A8">
            <w:pPr>
              <w:spacing w:line="240" w:lineRule="auto"/>
              <w:ind w:firstLine="0"/>
              <w:rPr>
                <w:color w:val="000000"/>
                <w:sz w:val="24"/>
              </w:rPr>
            </w:pPr>
            <w:r w:rsidRPr="003743E8">
              <w:rPr>
                <w:color w:val="000000"/>
                <w:sz w:val="24"/>
              </w:rPr>
              <w:t>Age + Productivity Group</w:t>
            </w:r>
          </w:p>
        </w:tc>
        <w:tc>
          <w:tcPr>
            <w:tcW w:w="968" w:type="dxa"/>
            <w:tcBorders>
              <w:top w:val="nil"/>
              <w:left w:val="nil"/>
              <w:bottom w:val="nil"/>
              <w:right w:val="nil"/>
            </w:tcBorders>
          </w:tcPr>
          <w:p w14:paraId="243C0A60" w14:textId="77777777" w:rsidR="00614BDE" w:rsidRPr="003743E8" w:rsidRDefault="00E532BA" w:rsidP="003F14A8">
            <w:pPr>
              <w:spacing w:line="240" w:lineRule="auto"/>
              <w:ind w:firstLine="0"/>
              <w:jc w:val="center"/>
              <w:rPr>
                <w:color w:val="000000"/>
                <w:sz w:val="24"/>
              </w:rPr>
            </w:pPr>
            <w:r w:rsidRPr="003743E8">
              <w:rPr>
                <w:color w:val="000000"/>
                <w:sz w:val="24"/>
              </w:rPr>
              <w:t>0.207</w:t>
            </w:r>
          </w:p>
        </w:tc>
        <w:tc>
          <w:tcPr>
            <w:tcW w:w="180" w:type="dxa"/>
            <w:tcBorders>
              <w:top w:val="nil"/>
              <w:left w:val="nil"/>
              <w:bottom w:val="nil"/>
              <w:right w:val="nil"/>
            </w:tcBorders>
          </w:tcPr>
          <w:p w14:paraId="2E66D008" w14:textId="77777777" w:rsidR="00614BDE" w:rsidRPr="003743E8" w:rsidRDefault="00614BDE" w:rsidP="003F14A8">
            <w:pPr>
              <w:spacing w:line="240" w:lineRule="auto"/>
              <w:ind w:firstLine="0"/>
              <w:jc w:val="center"/>
              <w:rPr>
                <w:color w:val="000000"/>
                <w:sz w:val="24"/>
              </w:rPr>
            </w:pPr>
          </w:p>
        </w:tc>
        <w:tc>
          <w:tcPr>
            <w:tcW w:w="900" w:type="dxa"/>
            <w:tcBorders>
              <w:top w:val="nil"/>
              <w:left w:val="nil"/>
              <w:bottom w:val="nil"/>
              <w:right w:val="nil"/>
            </w:tcBorders>
          </w:tcPr>
          <w:p w14:paraId="39477D80" w14:textId="77777777" w:rsidR="00614BDE" w:rsidRPr="003743E8" w:rsidRDefault="00614BDE" w:rsidP="003F14A8">
            <w:pPr>
              <w:spacing w:line="240" w:lineRule="auto"/>
              <w:ind w:firstLine="0"/>
              <w:jc w:val="center"/>
              <w:rPr>
                <w:color w:val="000000"/>
                <w:sz w:val="24"/>
              </w:rPr>
            </w:pPr>
          </w:p>
        </w:tc>
        <w:tc>
          <w:tcPr>
            <w:tcW w:w="180" w:type="dxa"/>
            <w:tcBorders>
              <w:top w:val="nil"/>
              <w:left w:val="nil"/>
              <w:bottom w:val="nil"/>
              <w:right w:val="nil"/>
            </w:tcBorders>
          </w:tcPr>
          <w:p w14:paraId="06A672FE" w14:textId="77777777" w:rsidR="00614BDE" w:rsidRPr="003743E8" w:rsidRDefault="00614BDE" w:rsidP="003F14A8">
            <w:pPr>
              <w:spacing w:line="240" w:lineRule="auto"/>
              <w:ind w:firstLine="0"/>
              <w:jc w:val="center"/>
              <w:rPr>
                <w:sz w:val="24"/>
              </w:rPr>
            </w:pPr>
          </w:p>
        </w:tc>
        <w:tc>
          <w:tcPr>
            <w:tcW w:w="1440" w:type="dxa"/>
            <w:tcBorders>
              <w:top w:val="nil"/>
              <w:left w:val="nil"/>
              <w:bottom w:val="nil"/>
              <w:right w:val="nil"/>
            </w:tcBorders>
          </w:tcPr>
          <w:p w14:paraId="3A96256F" w14:textId="77777777" w:rsidR="00614BDE" w:rsidRPr="003743E8" w:rsidRDefault="00614BDE" w:rsidP="003F14A8">
            <w:pPr>
              <w:spacing w:line="240" w:lineRule="auto"/>
              <w:ind w:firstLine="0"/>
              <w:jc w:val="center"/>
              <w:rPr>
                <w:sz w:val="24"/>
              </w:rPr>
            </w:pPr>
          </w:p>
        </w:tc>
        <w:tc>
          <w:tcPr>
            <w:tcW w:w="180" w:type="dxa"/>
            <w:tcBorders>
              <w:top w:val="nil"/>
              <w:left w:val="nil"/>
              <w:bottom w:val="nil"/>
              <w:right w:val="nil"/>
            </w:tcBorders>
          </w:tcPr>
          <w:p w14:paraId="2D26DEC7" w14:textId="77777777" w:rsidR="00614BDE" w:rsidRPr="003743E8" w:rsidRDefault="00614BDE" w:rsidP="003F14A8">
            <w:pPr>
              <w:spacing w:line="240" w:lineRule="auto"/>
              <w:ind w:firstLine="0"/>
              <w:jc w:val="center"/>
              <w:rPr>
                <w:color w:val="000000"/>
                <w:sz w:val="24"/>
              </w:rPr>
            </w:pPr>
          </w:p>
        </w:tc>
        <w:tc>
          <w:tcPr>
            <w:tcW w:w="1440" w:type="dxa"/>
            <w:tcBorders>
              <w:top w:val="nil"/>
              <w:left w:val="nil"/>
              <w:bottom w:val="nil"/>
              <w:right w:val="nil"/>
            </w:tcBorders>
          </w:tcPr>
          <w:p w14:paraId="473D4EC3" w14:textId="77777777" w:rsidR="00614BDE" w:rsidRPr="003743E8" w:rsidRDefault="00E532BA" w:rsidP="003F14A8">
            <w:pPr>
              <w:spacing w:line="240" w:lineRule="auto"/>
              <w:ind w:firstLine="0"/>
              <w:jc w:val="center"/>
              <w:rPr>
                <w:color w:val="000000"/>
                <w:sz w:val="24"/>
              </w:rPr>
            </w:pPr>
            <w:r w:rsidRPr="003743E8">
              <w:rPr>
                <w:color w:val="000000"/>
                <w:sz w:val="24"/>
              </w:rPr>
              <w:t>1.229</w:t>
            </w:r>
          </w:p>
        </w:tc>
        <w:tc>
          <w:tcPr>
            <w:tcW w:w="360" w:type="dxa"/>
            <w:tcBorders>
              <w:top w:val="nil"/>
              <w:left w:val="nil"/>
              <w:bottom w:val="nil"/>
              <w:right w:val="nil"/>
            </w:tcBorders>
          </w:tcPr>
          <w:p w14:paraId="160359D9" w14:textId="77777777" w:rsidR="00614BDE" w:rsidRPr="003743E8" w:rsidRDefault="00614BDE" w:rsidP="003F14A8">
            <w:pPr>
              <w:spacing w:line="240" w:lineRule="auto"/>
              <w:ind w:firstLine="0"/>
              <w:jc w:val="center"/>
              <w:rPr>
                <w:sz w:val="24"/>
              </w:rPr>
            </w:pPr>
          </w:p>
        </w:tc>
        <w:tc>
          <w:tcPr>
            <w:tcW w:w="1620" w:type="dxa"/>
            <w:tcBorders>
              <w:top w:val="nil"/>
              <w:left w:val="nil"/>
              <w:bottom w:val="nil"/>
              <w:right w:val="nil"/>
            </w:tcBorders>
          </w:tcPr>
          <w:p w14:paraId="199A867E" w14:textId="77777777" w:rsidR="00614BDE" w:rsidRPr="003743E8" w:rsidRDefault="00E532BA" w:rsidP="003F14A8">
            <w:pPr>
              <w:spacing w:line="240" w:lineRule="auto"/>
              <w:ind w:firstLine="0"/>
              <w:jc w:val="center"/>
              <w:rPr>
                <w:color w:val="000000"/>
                <w:sz w:val="24"/>
              </w:rPr>
            </w:pPr>
            <w:r w:rsidRPr="003743E8">
              <w:rPr>
                <w:color w:val="000000"/>
                <w:sz w:val="24"/>
              </w:rPr>
              <w:t>-32.71</w:t>
            </w:r>
          </w:p>
        </w:tc>
        <w:tc>
          <w:tcPr>
            <w:tcW w:w="1170" w:type="dxa"/>
            <w:tcBorders>
              <w:top w:val="nil"/>
              <w:left w:val="nil"/>
              <w:bottom w:val="nil"/>
              <w:right w:val="nil"/>
            </w:tcBorders>
          </w:tcPr>
          <w:p w14:paraId="58264D23" w14:textId="77777777" w:rsidR="00614BDE" w:rsidRPr="003743E8" w:rsidRDefault="00E532BA" w:rsidP="003F14A8">
            <w:pPr>
              <w:spacing w:line="240" w:lineRule="auto"/>
              <w:ind w:firstLine="0"/>
              <w:jc w:val="center"/>
              <w:rPr>
                <w:color w:val="000000"/>
                <w:sz w:val="24"/>
              </w:rPr>
            </w:pPr>
            <w:r w:rsidRPr="003743E8">
              <w:rPr>
                <w:color w:val="000000"/>
                <w:sz w:val="24"/>
              </w:rPr>
              <w:t>71.43</w:t>
            </w:r>
          </w:p>
        </w:tc>
        <w:tc>
          <w:tcPr>
            <w:tcW w:w="1350" w:type="dxa"/>
            <w:tcBorders>
              <w:top w:val="nil"/>
              <w:left w:val="nil"/>
              <w:bottom w:val="nil"/>
              <w:right w:val="nil"/>
            </w:tcBorders>
          </w:tcPr>
          <w:p w14:paraId="506A2EDA" w14:textId="77777777" w:rsidR="00614BDE" w:rsidRPr="003743E8" w:rsidRDefault="00E532BA" w:rsidP="003F14A8">
            <w:pPr>
              <w:spacing w:line="240" w:lineRule="auto"/>
              <w:ind w:firstLine="0"/>
              <w:jc w:val="center"/>
              <w:rPr>
                <w:color w:val="000000"/>
                <w:sz w:val="24"/>
              </w:rPr>
            </w:pPr>
            <w:r w:rsidRPr="003743E8">
              <w:rPr>
                <w:color w:val="000000"/>
                <w:sz w:val="24"/>
              </w:rPr>
              <w:t>0.104</w:t>
            </w:r>
          </w:p>
        </w:tc>
      </w:tr>
      <w:tr w:rsidR="004E5584" w:rsidRPr="0057151A" w14:paraId="568A294A" w14:textId="77777777" w:rsidTr="00434F79">
        <w:trPr>
          <w:trHeight w:val="740"/>
        </w:trPr>
        <w:tc>
          <w:tcPr>
            <w:tcW w:w="12960" w:type="dxa"/>
            <w:gridSpan w:val="12"/>
            <w:tcBorders>
              <w:top w:val="single" w:sz="4" w:space="0" w:color="000000"/>
              <w:left w:val="nil"/>
              <w:bottom w:val="nil"/>
              <w:right w:val="nil"/>
            </w:tcBorders>
          </w:tcPr>
          <w:p w14:paraId="2B4D7B91" w14:textId="77777777" w:rsidR="004E5584" w:rsidRPr="003F14A8" w:rsidRDefault="004E5584" w:rsidP="003F14A8">
            <w:pPr>
              <w:spacing w:line="240" w:lineRule="auto"/>
              <w:ind w:firstLine="0"/>
              <w:rPr>
                <w:sz w:val="24"/>
              </w:rPr>
            </w:pPr>
            <w:r w:rsidRPr="003F14A8">
              <w:rPr>
                <w:i/>
                <w:sz w:val="24"/>
              </w:rPr>
              <w:t xml:space="preserve">Notes. </w:t>
            </w:r>
            <w:r w:rsidRPr="003F14A8">
              <w:rPr>
                <w:sz w:val="24"/>
              </w:rPr>
              <w:t xml:space="preserve">Coefficients were compared against 0 using </w:t>
            </w:r>
            <w:r w:rsidRPr="003F14A8">
              <w:rPr>
                <w:i/>
                <w:sz w:val="24"/>
              </w:rPr>
              <w:t>t</w:t>
            </w:r>
            <w:r w:rsidRPr="003F14A8">
              <w:rPr>
                <w:sz w:val="24"/>
              </w:rPr>
              <w:t xml:space="preserve">-tests. Model comparisons done using Likelihood Ratio Tests. </w:t>
            </w:r>
            <w:r w:rsidRPr="003F14A8">
              <w:rPr>
                <w:sz w:val="24"/>
              </w:rPr>
              <w:br/>
            </w:r>
            <w:proofErr w:type="spellStart"/>
            <w:r w:rsidRPr="003F14A8">
              <w:rPr>
                <w:i/>
                <w:sz w:val="24"/>
                <w:vertAlign w:val="superscript"/>
              </w:rPr>
              <w:t>a</w:t>
            </w:r>
            <w:proofErr w:type="spellEnd"/>
            <w:r w:rsidRPr="003F14A8">
              <w:rPr>
                <w:i/>
                <w:sz w:val="24"/>
                <w:vertAlign w:val="superscript"/>
              </w:rPr>
              <w:t xml:space="preserve"> </w:t>
            </w:r>
            <w:r w:rsidRPr="003F14A8">
              <w:rPr>
                <w:sz w:val="24"/>
              </w:rPr>
              <w:t>Each initial model was compared against the base model.</w:t>
            </w:r>
          </w:p>
        </w:tc>
      </w:tr>
    </w:tbl>
    <w:p w14:paraId="5C65B6E7" w14:textId="77777777" w:rsidR="00614BDE" w:rsidRPr="0057151A" w:rsidRDefault="00614BDE">
      <w:pPr>
        <w:ind w:firstLine="0"/>
        <w:rPr>
          <w:color w:val="000000"/>
        </w:rPr>
      </w:pPr>
    </w:p>
    <w:p w14:paraId="4526AE09" w14:textId="77777777" w:rsidR="00614BDE" w:rsidRPr="0057151A" w:rsidRDefault="00614BDE">
      <w:pPr>
        <w:sectPr w:rsidR="00614BDE" w:rsidRPr="0057151A" w:rsidSect="0057151A">
          <w:pgSz w:w="15840" w:h="12240" w:orient="landscape"/>
          <w:pgMar w:top="1440" w:right="1440" w:bottom="1440" w:left="1440" w:header="720" w:footer="720" w:gutter="0"/>
          <w:cols w:space="720" w:equalWidth="0">
            <w:col w:w="9360"/>
          </w:cols>
          <w:titlePg/>
          <w:docGrid w:linePitch="299"/>
        </w:sectPr>
      </w:pPr>
    </w:p>
    <w:p w14:paraId="77EF5B3E" w14:textId="77777777" w:rsidR="00614BDE" w:rsidRPr="0057151A" w:rsidRDefault="00E532BA">
      <w:pPr>
        <w:pStyle w:val="Heading1"/>
      </w:pPr>
      <w:bookmarkStart w:id="497" w:name="_lnxbz9" w:colFirst="0" w:colLast="0"/>
      <w:bookmarkEnd w:id="497"/>
      <w:r w:rsidRPr="0057151A">
        <w:lastRenderedPageBreak/>
        <w:t>4. Discussion</w:t>
      </w:r>
    </w:p>
    <w:p w14:paraId="348C60C5" w14:textId="77777777" w:rsidR="00614BDE" w:rsidRPr="003743E8" w:rsidRDefault="00E532BA">
      <w:pPr>
        <w:rPr>
          <w:sz w:val="24"/>
        </w:rPr>
      </w:pPr>
      <w:r w:rsidRPr="003743E8">
        <w:rPr>
          <w:color w:val="000000"/>
          <w:sz w:val="24"/>
        </w:rPr>
        <w:t xml:space="preserve">Given only finite experience with discrete quantities, number words, and counting, how do children learn that </w:t>
      </w:r>
      <w:r w:rsidRPr="003743E8">
        <w:rPr>
          <w:i/>
          <w:color w:val="000000"/>
          <w:sz w:val="24"/>
        </w:rPr>
        <w:t>every</w:t>
      </w:r>
      <w:r w:rsidRPr="003743E8">
        <w:rPr>
          <w:color w:val="000000"/>
          <w:sz w:val="24"/>
        </w:rPr>
        <w:t xml:space="preserve"> natural number has a successor, and that numbers are endless? In this paper, we had two goals. First, we sought to characterize children’s acquisition of productive morphological rules, and when this knowledge emerges in development. Second, we asked how such knowledge might be related to (a) their knowledge of the successor function (i.e., that it’s possible to add +1 to any number), and (b) their beliefs regarding infinity (i.e., that numbers never end). Prior research suggests that how high children can count is related to their ability to identify successor relations for known numbers (e.g., Cheung et al., 2017), leading to the suggestion that counting experience causes children to notice the recursive base-10 structure of the count list, which in turn provides a basis for learning about successor relations and for generating unbounded number words (Barner, 2017; Cheung et al., 2017; Rule, </w:t>
      </w:r>
      <w:proofErr w:type="spellStart"/>
      <w:r w:rsidRPr="003743E8">
        <w:rPr>
          <w:color w:val="000000"/>
          <w:sz w:val="24"/>
        </w:rPr>
        <w:t>Dechter</w:t>
      </w:r>
      <w:proofErr w:type="spellEnd"/>
      <w:r w:rsidRPr="003743E8">
        <w:rPr>
          <w:color w:val="000000"/>
          <w:sz w:val="24"/>
        </w:rPr>
        <w:t xml:space="preserve">, &amp; Tenenbaum, 2015; Yang, 2016). Learning a rule that generates successive number words might lead children to the belief that all numbers have successors, and that numbers never end. Our study found multiple pieces of evidence that some 4- and 5-year-old children, but not others, use a productive rule when counting. Also, we found that Productive counters differed from Non-Productive counters with respect to their understanding of numerical infinity, though, interestingly, not their successor function knowledge, </w:t>
      </w:r>
      <w:r w:rsidRPr="003743E8">
        <w:rPr>
          <w:i/>
          <w:color w:val="000000"/>
          <w:sz w:val="24"/>
        </w:rPr>
        <w:t>per se</w:t>
      </w:r>
      <w:r w:rsidRPr="003743E8">
        <w:rPr>
          <w:color w:val="000000"/>
          <w:sz w:val="24"/>
        </w:rPr>
        <w:t xml:space="preserve">. </w:t>
      </w:r>
    </w:p>
    <w:p w14:paraId="08693A2A" w14:textId="2E7531FA" w:rsidR="00614BDE" w:rsidRPr="003743E8" w:rsidRDefault="00E532BA">
      <w:pPr>
        <w:rPr>
          <w:color w:val="000000"/>
          <w:sz w:val="24"/>
        </w:rPr>
      </w:pPr>
      <w:r w:rsidRPr="003743E8">
        <w:rPr>
          <w:color w:val="000000"/>
          <w:sz w:val="24"/>
        </w:rPr>
        <w:t xml:space="preserve">Several results provide evidence that some, but not all, 4- and 5-year-old children use a productive decade rule when counting (such that Productive Counters had a mean age of 5;3). First, when asked to count as high as they can, many children stopped at decade transitions, with about half making a decade-transition error as their first or second error. Whereas a memorized sequence predicts that errors should be randomly distributed over the count list, a decade rule predicts that they should occur disproportionately for irregular words that are not generated by a </w:t>
      </w:r>
      <w:r w:rsidRPr="003743E8">
        <w:rPr>
          <w:color w:val="000000"/>
          <w:sz w:val="24"/>
        </w:rPr>
        <w:lastRenderedPageBreak/>
        <w:t xml:space="preserve">rule, such as decade labels (e.g., </w:t>
      </w:r>
      <w:r w:rsidRPr="003743E8">
        <w:rPr>
          <w:i/>
          <w:color w:val="000000"/>
          <w:sz w:val="24"/>
        </w:rPr>
        <w:t>twenty, thirty, fifty</w:t>
      </w:r>
      <w:r w:rsidRPr="003743E8">
        <w:rPr>
          <w:color w:val="000000"/>
          <w:sz w:val="24"/>
        </w:rPr>
        <w:t>).</w:t>
      </w:r>
      <w:r w:rsidRPr="003743E8">
        <w:rPr>
          <w:i/>
          <w:color w:val="000000"/>
          <w:sz w:val="24"/>
        </w:rPr>
        <w:t xml:space="preserve"> </w:t>
      </w:r>
      <w:r w:rsidRPr="003743E8">
        <w:rPr>
          <w:color w:val="000000"/>
          <w:sz w:val="24"/>
        </w:rPr>
        <w:t>Furthermore, we found that wh</w:t>
      </w:r>
      <w:bookmarkStart w:id="498" w:name="_GoBack"/>
      <w:bookmarkEnd w:id="498"/>
      <w:r w:rsidRPr="003743E8">
        <w:rPr>
          <w:color w:val="000000"/>
          <w:sz w:val="24"/>
        </w:rPr>
        <w:t xml:space="preserve">en provided with decade prompts, many (65%) of the children who made decade transition errors could continue counting, often counting two or more decades further. Second, data from the Next Number task found that some children </w:t>
      </w:r>
      <w:del w:id="499" w:author="new" w:date="2020-02-26T12:50:00Z">
        <w:r w:rsidR="00DC43C4" w:rsidRPr="00FC408B">
          <w:rPr>
            <w:color w:val="000000"/>
            <w:sz w:val="24"/>
          </w:rPr>
          <w:delText>exhibited knowledge of a decade rule</w:delText>
        </w:r>
      </w:del>
      <w:ins w:id="500" w:author="new" w:date="2020-02-26T12:50:00Z">
        <w:r w:rsidRPr="0057151A">
          <w:rPr>
            <w:sz w:val="24"/>
            <w:szCs w:val="24"/>
          </w:rPr>
          <w:t>correctly</w:t>
        </w:r>
        <w:r w:rsidRPr="0057151A">
          <w:rPr>
            <w:color w:val="000000"/>
            <w:sz w:val="24"/>
            <w:szCs w:val="24"/>
          </w:rPr>
          <w:t xml:space="preserve"> generated suc</w:t>
        </w:r>
        <w:r w:rsidRPr="0057151A">
          <w:rPr>
            <w:sz w:val="24"/>
            <w:szCs w:val="24"/>
          </w:rPr>
          <w:t>cessors for numbers</w:t>
        </w:r>
      </w:ins>
      <w:r w:rsidRPr="003F14A8">
        <w:rPr>
          <w:sz w:val="24"/>
        </w:rPr>
        <w:t xml:space="preserve"> beyond their Initial Highest Count</w:t>
      </w:r>
      <w:r w:rsidRPr="003743E8">
        <w:rPr>
          <w:color w:val="000000"/>
          <w:sz w:val="24"/>
        </w:rPr>
        <w:t xml:space="preserve">, whereas some children did not, and could only name next numbers for numbers within their initial count. This, too, suggests that while some children’s count list was purely memorized, unabetted by a decade rule, other children </w:t>
      </w:r>
      <w:del w:id="501" w:author="new" w:date="2020-02-26T12:50:00Z">
        <w:r w:rsidR="00DC43C4" w:rsidRPr="00FC408B">
          <w:rPr>
            <w:color w:val="000000"/>
            <w:sz w:val="24"/>
          </w:rPr>
          <w:delText>benefitted</w:delText>
        </w:r>
      </w:del>
      <w:ins w:id="502" w:author="new" w:date="2020-02-26T12:50:00Z">
        <w:r w:rsidRPr="0057151A">
          <w:rPr>
            <w:sz w:val="24"/>
            <w:szCs w:val="24"/>
          </w:rPr>
          <w:t>benefited</w:t>
        </w:r>
      </w:ins>
      <w:r w:rsidRPr="003743E8">
        <w:rPr>
          <w:color w:val="000000"/>
          <w:sz w:val="24"/>
        </w:rPr>
        <w:t xml:space="preserve"> from a rule that allowed them to identify next numbers on trials outside their familiar count routine. Third, we found some evidence that these two measures of productivity were related to one another, though imperfectly so. First, although Productive Counters had higher average accuracy on the Next Number task than Non-Productive Counters, the strongest predictor of Next Number performance was children’s Initial Highest Count, not their Productivity classification. Second, whereas Productive and Non-Productive children performed similarly on the Next Number task for numbers within their Initial Highest Count, Productive children performed significantly better than Non-Productive children for numbers outside their Initial Highest Count, resulting in a significant interaction (and compatible with the use of a productive rule). The fact that Initial Highest Count was a stronger predictor of Next Number performance than Productivity suggests that, though in their own ways compelling measures of children’s decade rule knowledge, these tasks draw on different constructs, perhaps because only the Next Number task requires children to count-up from arbitrary numbers without the benefit of momentum afforded by the count routine, and requires knowledge of both small and large numbers (Fuson et al., 1982; Siegler &amp; Robinson, 1982).</w:t>
      </w:r>
    </w:p>
    <w:p w14:paraId="47E91381" w14:textId="77777777" w:rsidR="00614BDE" w:rsidRPr="003743E8" w:rsidRDefault="00E532BA">
      <w:pPr>
        <w:rPr>
          <w:color w:val="000000"/>
          <w:sz w:val="24"/>
        </w:rPr>
      </w:pPr>
      <w:r w:rsidRPr="003743E8">
        <w:rPr>
          <w:color w:val="000000"/>
          <w:sz w:val="24"/>
        </w:rPr>
        <w:lastRenderedPageBreak/>
        <w:t>In addition to characterizing several measures of counting productivity, our second goal was to explore how such measures might be related to children’s intuitions about infinity. Overall, we found that children’s belief that numbers never end was predicted by Productivity classification, but not other measures of counting proficiency, suggesting that children’s ability to count-up from a decade label provided by the experimenter is the best predictor of whether they think numbers never end. Interestingly, we also found that no measures of counting proficiency were related to children’s successor function knowledge, as measured by the infinity interview. Specifically, children’s judgment that it’s always possible to add 1 to a number didn’t appear to be related to how high they could count, whether they could readily count-up from a decade label, or whether they could identify the next number in an arbitrary position in the count list. While previous studies have found that children with full infinity knowledge often have a highest count around 100 (e.g., Cheung et al., 2017; Hartnett &amp; Gelman, 1998), the present study is the first to investigate how counting proficiency relates to successor and endless knowledge of infinity separately. This combination of results suggests that children’s knowledge of successor relations may be acquired separately from their intuition that numbers never end, either because the successor function is not necessarily the basis by which children learn about infinity, or because successor function knowledge is initially defined over a finite set of numbers, and only later rendered fully recursive – e.g., by learning that recursive morphological rules of generate an infinite set of number words, and thus that the successor function can also be infinitely applied.</w:t>
      </w:r>
    </w:p>
    <w:p w14:paraId="539E292F" w14:textId="77777777" w:rsidR="00614BDE" w:rsidRPr="003743E8" w:rsidRDefault="00E532BA">
      <w:pPr>
        <w:rPr>
          <w:color w:val="000000"/>
          <w:sz w:val="24"/>
        </w:rPr>
      </w:pPr>
      <w:r w:rsidRPr="003743E8">
        <w:rPr>
          <w:color w:val="000000"/>
          <w:sz w:val="24"/>
        </w:rPr>
        <w:t xml:space="preserve">A starting point for this work was the observation in previous studies (Cheung et al., 2017) that children’s acquisition of generalized successor function knowledge appears to be related to how high children can count. Critically, however, Cheung et al. only tested how counting abilities are related to children’s reasoning about specific numbers, as measured by the </w:t>
      </w:r>
      <w:r w:rsidRPr="003743E8">
        <w:rPr>
          <w:color w:val="000000"/>
          <w:sz w:val="24"/>
        </w:rPr>
        <w:lastRenderedPageBreak/>
        <w:t>Unit task (</w:t>
      </w:r>
      <w:proofErr w:type="spellStart"/>
      <w:r w:rsidRPr="003743E8">
        <w:rPr>
          <w:color w:val="000000"/>
          <w:sz w:val="24"/>
        </w:rPr>
        <w:t>Sarnecka</w:t>
      </w:r>
      <w:proofErr w:type="spellEnd"/>
      <w:r w:rsidRPr="003743E8">
        <w:rPr>
          <w:color w:val="000000"/>
          <w:sz w:val="24"/>
        </w:rPr>
        <w:t xml:space="preserve"> &amp; Carey, 2008), but not whether counting was related to the two beliefs about how numbers behave in general. Our work tested whether counting – specifically learning a productive decade rule – might explain more general intuitions regarding the successor function and infinity. We reasoned that counting might be related to such intuitions in two broad ways. First, it might be the case that, as children are increasingly exposed to numbers, they acquire more knowledge about how those numbers operate (including but not restricted to successor relations), which they may generalize to all numbers, without making a specific connection between learning morphological rules of counting and discovering that numbers are infinite. An alternative, however, is that counting abilities might relate to knowledge of infinity specifically because the morphological rules that govern counting provide rules for generating ever larger numbers. Such rules might provide the basis for the belief that numbers never end. That is, learning the morphological rules may allow children to reason that number words can be productively generated, and thus conclude that numbers are endless. On this view, counting may be separately related to the belief that every number has a successor and to the belief that numbers are endless. </w:t>
      </w:r>
    </w:p>
    <w:p w14:paraId="759ECA6F" w14:textId="01B47720" w:rsidR="00614BDE" w:rsidRPr="003F14A8" w:rsidRDefault="00E532BA">
      <w:pPr>
        <w:rPr>
          <w:sz w:val="24"/>
        </w:rPr>
      </w:pPr>
      <w:r w:rsidRPr="003743E8">
        <w:rPr>
          <w:color w:val="000000"/>
          <w:sz w:val="24"/>
        </w:rPr>
        <w:t xml:space="preserve">Our data are compatible with this distinction between successor function and infinity knowledge. Children may learn item-based successor relations early </w:t>
      </w:r>
      <w:proofErr w:type="gramStart"/>
      <w:r w:rsidRPr="003743E8">
        <w:rPr>
          <w:color w:val="000000"/>
          <w:sz w:val="24"/>
        </w:rPr>
        <w:t>on, and</w:t>
      </w:r>
      <w:proofErr w:type="gramEnd"/>
      <w:r w:rsidRPr="003743E8">
        <w:rPr>
          <w:color w:val="000000"/>
          <w:sz w:val="24"/>
        </w:rPr>
        <w:t xml:space="preserve"> may even believe that all</w:t>
      </w:r>
      <w:r w:rsidRPr="003743E8">
        <w:rPr>
          <w:i/>
          <w:color w:val="000000"/>
          <w:sz w:val="24"/>
        </w:rPr>
        <w:t xml:space="preserve"> </w:t>
      </w:r>
      <w:r w:rsidRPr="003743E8">
        <w:rPr>
          <w:color w:val="000000"/>
          <w:sz w:val="24"/>
        </w:rPr>
        <w:t>numbers have a successor</w:t>
      </w:r>
      <w:ins w:id="503" w:author="new" w:date="2020-02-26T12:50:00Z">
        <w:r w:rsidRPr="0057151A">
          <w:rPr>
            <w:color w:val="000000"/>
            <w:sz w:val="24"/>
            <w:szCs w:val="24"/>
          </w:rPr>
          <w:t>,</w:t>
        </w:r>
      </w:ins>
      <w:r w:rsidRPr="003743E8">
        <w:rPr>
          <w:color w:val="000000"/>
          <w:sz w:val="24"/>
        </w:rPr>
        <w:t xml:space="preserve"> despite believing that only a finite number of numbers exist – i.e., </w:t>
      </w:r>
      <w:del w:id="504" w:author="new" w:date="2020-02-26T12:50:00Z">
        <w:r w:rsidR="00F05689" w:rsidRPr="00FC408B">
          <w:rPr>
            <w:color w:val="000000"/>
            <w:sz w:val="24"/>
          </w:rPr>
          <w:delText>that</w:delText>
        </w:r>
      </w:del>
      <w:ins w:id="505" w:author="new" w:date="2020-02-26T12:50:00Z">
        <w:r w:rsidRPr="0057151A">
          <w:rPr>
            <w:sz w:val="24"/>
            <w:szCs w:val="24"/>
          </w:rPr>
          <w:t>they think</w:t>
        </w:r>
      </w:ins>
      <w:r w:rsidRPr="003743E8">
        <w:rPr>
          <w:color w:val="000000"/>
          <w:sz w:val="24"/>
        </w:rPr>
        <w:t xml:space="preserve"> the </w:t>
      </w:r>
      <w:ins w:id="506" w:author="new" w:date="2020-02-26T12:50:00Z">
        <w:r w:rsidRPr="0057151A">
          <w:rPr>
            <w:color w:val="000000"/>
            <w:sz w:val="24"/>
            <w:szCs w:val="24"/>
          </w:rPr>
          <w:t xml:space="preserve">+1 </w:t>
        </w:r>
      </w:ins>
      <w:r w:rsidRPr="003743E8">
        <w:rPr>
          <w:color w:val="000000"/>
          <w:sz w:val="24"/>
        </w:rPr>
        <w:t xml:space="preserve">function is bounded to a finite </w:t>
      </w:r>
      <w:ins w:id="507" w:author="new" w:date="2020-02-26T12:50:00Z">
        <w:r w:rsidRPr="0057151A">
          <w:rPr>
            <w:color w:val="000000"/>
            <w:sz w:val="24"/>
            <w:szCs w:val="24"/>
          </w:rPr>
          <w:t xml:space="preserve">count </w:t>
        </w:r>
      </w:ins>
      <w:r w:rsidRPr="003743E8">
        <w:rPr>
          <w:color w:val="000000"/>
          <w:sz w:val="24"/>
        </w:rPr>
        <w:t>list.</w:t>
      </w:r>
      <w:ins w:id="508" w:author="new" w:date="2020-02-26T12:50:00Z">
        <w:r w:rsidRPr="0057151A">
          <w:rPr>
            <w:color w:val="000000"/>
            <w:sz w:val="24"/>
            <w:szCs w:val="24"/>
          </w:rPr>
          <w:t xml:space="preserve"> About a q</w:t>
        </w:r>
        <w:r w:rsidRPr="0057151A">
          <w:rPr>
            <w:sz w:val="24"/>
            <w:szCs w:val="24"/>
          </w:rPr>
          <w:t>uarter of our sample held such beliefs.</w:t>
        </w:r>
      </w:ins>
      <w:r w:rsidRPr="003F14A8">
        <w:rPr>
          <w:sz w:val="24"/>
        </w:rPr>
        <w:t xml:space="preserve"> </w:t>
      </w:r>
      <w:r w:rsidRPr="003743E8">
        <w:rPr>
          <w:color w:val="000000"/>
          <w:sz w:val="24"/>
        </w:rPr>
        <w:t>Alternatively, children may have beliefs about numbers that support certain logical inferences, but not be aware of the entailments of these beliefs – e.g., that a fully recursive function necessitates that numbers never end. As evidence for this, Harnett and Gelman (1998</w:t>
      </w:r>
      <w:del w:id="509" w:author="new" w:date="2020-02-26T12:50:00Z">
        <w:r w:rsidR="00865F99" w:rsidRPr="00FC408B">
          <w:rPr>
            <w:noProof/>
            <w:color w:val="000000"/>
            <w:sz w:val="24"/>
          </w:rPr>
          <w:delText>,</w:delText>
        </w:r>
      </w:del>
      <w:ins w:id="510" w:author="new" w:date="2020-02-26T12:50:00Z">
        <w:r w:rsidR="00FE21A8">
          <w:rPr>
            <w:color w:val="000000"/>
            <w:sz w:val="24"/>
            <w:szCs w:val="24"/>
          </w:rPr>
          <w:t>;</w:t>
        </w:r>
      </w:ins>
      <w:r w:rsidRPr="003743E8">
        <w:rPr>
          <w:color w:val="000000"/>
          <w:sz w:val="24"/>
        </w:rPr>
        <w:t xml:space="preserve"> see also Hartnett, 1991) note that children’s beliefs about whether or not numbers are </w:t>
      </w:r>
      <w:r w:rsidRPr="003743E8">
        <w:rPr>
          <w:color w:val="000000"/>
          <w:sz w:val="24"/>
        </w:rPr>
        <w:lastRenderedPageBreak/>
        <w:t xml:space="preserve">infinite can change over the course of a single testing session, simply by asking them what the highest number is, and whether it’s possible to add 1 to it repeatedly. For instance, some children in their study were able to recognize the inconsistency between their belief that there was a largest number and their belief that it is always possible to add one, and by the end of the testing session, had given up on either of these beliefs.  </w:t>
      </w:r>
    </w:p>
    <w:p w14:paraId="67C906C6" w14:textId="64FBB7D6" w:rsidR="00614BDE" w:rsidRPr="003743E8" w:rsidRDefault="00E532BA">
      <w:pPr>
        <w:rPr>
          <w:sz w:val="24"/>
        </w:rPr>
      </w:pPr>
      <w:r w:rsidRPr="003743E8">
        <w:rPr>
          <w:color w:val="000000"/>
          <w:sz w:val="24"/>
        </w:rPr>
        <w:t xml:space="preserve">Our finding that children may acquire a productive counting rule by the time they have memorized a count list as short as 29 (see Figs. </w:t>
      </w:r>
      <w:del w:id="511" w:author="new" w:date="2020-02-26T12:50:00Z">
        <w:r w:rsidR="00190F21" w:rsidRPr="00FC408B">
          <w:rPr>
            <w:color w:val="000000"/>
            <w:sz w:val="24"/>
          </w:rPr>
          <w:delText>1</w:delText>
        </w:r>
      </w:del>
      <w:ins w:id="512" w:author="new" w:date="2020-02-26T12:50:00Z">
        <w:r w:rsidRPr="0057151A">
          <w:rPr>
            <w:color w:val="000000"/>
            <w:sz w:val="24"/>
            <w:szCs w:val="24"/>
          </w:rPr>
          <w:t>2</w:t>
        </w:r>
      </w:ins>
      <w:r w:rsidRPr="003743E8">
        <w:rPr>
          <w:color w:val="000000"/>
          <w:sz w:val="24"/>
        </w:rPr>
        <w:t xml:space="preserve"> and </w:t>
      </w:r>
      <w:del w:id="513" w:author="new" w:date="2020-02-26T12:50:00Z">
        <w:r w:rsidR="00190F21" w:rsidRPr="00FC408B">
          <w:rPr>
            <w:color w:val="000000"/>
            <w:sz w:val="24"/>
          </w:rPr>
          <w:delText>2</w:delText>
        </w:r>
      </w:del>
      <w:ins w:id="514" w:author="new" w:date="2020-02-26T12:50:00Z">
        <w:r w:rsidRPr="0057151A">
          <w:rPr>
            <w:sz w:val="24"/>
            <w:szCs w:val="24"/>
          </w:rPr>
          <w:t>3</w:t>
        </w:r>
      </w:ins>
      <w:r w:rsidRPr="003743E8">
        <w:rPr>
          <w:color w:val="000000"/>
          <w:sz w:val="24"/>
        </w:rPr>
        <w:t xml:space="preserve">) presents a challenge to current computational models of number word learning. For example, Yang (2016) developed a “Tolerance Principle” which states that children invoke rules for explaining regularities in linguistic input when the number of exceptions or irregularities are below some threshold. According to his model, if there are </w:t>
      </w:r>
      <w:proofErr w:type="spellStart"/>
      <w:r w:rsidRPr="003743E8">
        <w:rPr>
          <w:i/>
          <w:color w:val="000000"/>
          <w:sz w:val="24"/>
        </w:rPr>
        <w:t>N</w:t>
      </w:r>
      <w:proofErr w:type="spellEnd"/>
      <w:r w:rsidRPr="003743E8">
        <w:rPr>
          <w:color w:val="000000"/>
          <w:sz w:val="24"/>
        </w:rPr>
        <w:t xml:space="preserve"> different linguistic tokens in the input, then a regular rule will be preferred only if the number of exceptions is below </w:t>
      </w:r>
      <w:r w:rsidRPr="003743E8">
        <w:rPr>
          <w:i/>
          <w:color w:val="000000"/>
          <w:sz w:val="24"/>
        </w:rPr>
        <w:t>N</w:t>
      </w:r>
      <w:r w:rsidRPr="003743E8">
        <w:rPr>
          <w:color w:val="000000"/>
          <w:sz w:val="24"/>
        </w:rPr>
        <w:t>/ln(</w:t>
      </w:r>
      <w:r w:rsidRPr="003743E8">
        <w:rPr>
          <w:i/>
          <w:color w:val="000000"/>
          <w:sz w:val="24"/>
        </w:rPr>
        <w:t>N</w:t>
      </w:r>
      <w:r w:rsidRPr="003743E8">
        <w:rPr>
          <w:color w:val="000000"/>
          <w:sz w:val="24"/>
        </w:rPr>
        <w:t xml:space="preserve">). In English, the early number words from 1-20 are exceptions to the decade rule, so the Tolerance Principle predicts that children would have to acquire a count list of at least length 72 before inducing a regular rule. Similar estimates in the 60-70 range were obtained by Rule, </w:t>
      </w:r>
      <w:proofErr w:type="spellStart"/>
      <w:r w:rsidRPr="003743E8">
        <w:rPr>
          <w:color w:val="000000"/>
          <w:sz w:val="24"/>
        </w:rPr>
        <w:t>Dechter</w:t>
      </w:r>
      <w:proofErr w:type="spellEnd"/>
      <w:r w:rsidRPr="003743E8">
        <w:rPr>
          <w:color w:val="000000"/>
          <w:sz w:val="24"/>
        </w:rPr>
        <w:t xml:space="preserve"> and Tenenbaum (2015) using a Bayesian architecture for inferring word to quantity mappings. However, our data </w:t>
      </w:r>
      <w:del w:id="515" w:author="new" w:date="2020-02-26T12:50:00Z">
        <w:r w:rsidR="00366763" w:rsidRPr="00FC408B">
          <w:rPr>
            <w:color w:val="000000"/>
            <w:sz w:val="24"/>
          </w:rPr>
          <w:delText>suggests</w:delText>
        </w:r>
      </w:del>
      <w:ins w:id="516" w:author="new" w:date="2020-02-26T12:50:00Z">
        <w:r w:rsidRPr="0057151A">
          <w:rPr>
            <w:color w:val="000000"/>
            <w:sz w:val="24"/>
            <w:szCs w:val="24"/>
          </w:rPr>
          <w:t>suggest</w:t>
        </w:r>
      </w:ins>
      <w:r w:rsidRPr="003743E8">
        <w:rPr>
          <w:color w:val="000000"/>
          <w:sz w:val="24"/>
        </w:rPr>
        <w:t xml:space="preserve"> that</w:t>
      </w:r>
      <w:ins w:id="517" w:author="new" w:date="2020-02-26T12:50:00Z">
        <w:r w:rsidRPr="0057151A">
          <w:rPr>
            <w:color w:val="000000"/>
            <w:sz w:val="24"/>
            <w:szCs w:val="24"/>
          </w:rPr>
          <w:t xml:space="preserve"> some</w:t>
        </w:r>
      </w:ins>
      <w:r w:rsidRPr="003743E8">
        <w:rPr>
          <w:color w:val="000000"/>
          <w:sz w:val="24"/>
        </w:rPr>
        <w:t xml:space="preserve"> children can acquire a productive counting rule with much less data: the median Initial Highest Count of Productive Counters was only 49 (ignoring those who reached 99 on their own). Future work should reconcile these empirical findings within computational models of number word learning. </w:t>
      </w:r>
    </w:p>
    <w:p w14:paraId="2615BCE9" w14:textId="52AEBEC7" w:rsidR="00614BDE" w:rsidRPr="003F14A8" w:rsidRDefault="00E532BA">
      <w:pPr>
        <w:rPr>
          <w:color w:val="000000"/>
          <w:sz w:val="24"/>
        </w:rPr>
      </w:pPr>
      <w:r w:rsidRPr="003743E8">
        <w:rPr>
          <w:color w:val="000000"/>
          <w:sz w:val="24"/>
        </w:rPr>
        <w:t xml:space="preserve">Future work might also explore how intuitions regarding infinity may come from sources beyond the count list. One possible source, for example, is experience with formal mathematical operations like addition, or the recursive addition of zeros in Arabic notation, which could help </w:t>
      </w:r>
      <w:r w:rsidRPr="003743E8">
        <w:rPr>
          <w:color w:val="000000"/>
          <w:sz w:val="24"/>
        </w:rPr>
        <w:lastRenderedPageBreak/>
        <w:t xml:space="preserve">children appreciate ways of generating endlessly more quantities. For example, Singer and </w:t>
      </w:r>
      <w:proofErr w:type="spellStart"/>
      <w:r w:rsidRPr="003743E8">
        <w:rPr>
          <w:color w:val="000000"/>
          <w:sz w:val="24"/>
        </w:rPr>
        <w:t>Voica</w:t>
      </w:r>
      <w:proofErr w:type="spellEnd"/>
      <w:r w:rsidRPr="003743E8">
        <w:rPr>
          <w:color w:val="000000"/>
          <w:sz w:val="24"/>
        </w:rPr>
        <w:t xml:space="preserve"> (2008) describe how a group of 5</w:t>
      </w:r>
      <w:r w:rsidRPr="003743E8">
        <w:rPr>
          <w:color w:val="000000"/>
          <w:sz w:val="24"/>
          <w:vertAlign w:val="superscript"/>
        </w:rPr>
        <w:t>th</w:t>
      </w:r>
      <w:del w:id="518" w:author="new" w:date="2020-02-26T12:50:00Z">
        <w:r w:rsidR="00983D8D" w:rsidRPr="00FC408B">
          <w:rPr>
            <w:color w:val="000000"/>
            <w:sz w:val="24"/>
          </w:rPr>
          <w:delText>-</w:delText>
        </w:r>
      </w:del>
      <w:ins w:id="519" w:author="new" w:date="2020-02-26T12:50:00Z">
        <w:r w:rsidRPr="0057151A">
          <w:rPr>
            <w:sz w:val="24"/>
            <w:szCs w:val="24"/>
          </w:rPr>
          <w:t xml:space="preserve"> and </w:t>
        </w:r>
      </w:ins>
      <w:r w:rsidRPr="003743E8">
        <w:rPr>
          <w:color w:val="000000"/>
          <w:sz w:val="24"/>
        </w:rPr>
        <w:t>6</w:t>
      </w:r>
      <w:r w:rsidRPr="003743E8">
        <w:rPr>
          <w:color w:val="000000"/>
          <w:sz w:val="24"/>
          <w:vertAlign w:val="superscript"/>
        </w:rPr>
        <w:t>th</w:t>
      </w:r>
      <w:r w:rsidRPr="003743E8">
        <w:rPr>
          <w:color w:val="000000"/>
          <w:sz w:val="24"/>
        </w:rPr>
        <w:t>-graders explained that rational numbers are infinite, because infinitely many digits could be added after the decimal point. Another possible source of intuitions is by analogy to quantities other than number, such as space, time, or geometry. One early study by Evans (1983) found that knowledge about infinity in number, time, and space developed similarly between Kindergarten and 3</w:t>
      </w:r>
      <w:r w:rsidRPr="003743E8">
        <w:rPr>
          <w:color w:val="000000"/>
          <w:sz w:val="24"/>
          <w:vertAlign w:val="superscript"/>
        </w:rPr>
        <w:t>rd</w:t>
      </w:r>
      <w:r w:rsidRPr="003743E8">
        <w:rPr>
          <w:color w:val="000000"/>
          <w:sz w:val="24"/>
        </w:rPr>
        <w:t xml:space="preserve"> Grade (e.g., from bounded to unbounded), but this research did not test if such beliefs were correlated within individual children (see Hartnett &amp; Gelman, 1998</w:t>
      </w:r>
      <w:ins w:id="520" w:author="new" w:date="2020-02-26T12:50:00Z">
        <w:r w:rsidRPr="0057151A">
          <w:rPr>
            <w:color w:val="000000"/>
            <w:sz w:val="24"/>
            <w:szCs w:val="24"/>
          </w:rPr>
          <w:t>,</w:t>
        </w:r>
      </w:ins>
      <w:r w:rsidRPr="003743E8">
        <w:rPr>
          <w:color w:val="000000"/>
          <w:sz w:val="24"/>
        </w:rPr>
        <w:t xml:space="preserve"> for similar findings). Current studies in our labs are exploring this possibility. More recently, Smith, Solomon and Carey (2005) found that 1st</w:t>
      </w:r>
      <w:del w:id="521" w:author="new" w:date="2020-02-26T12:50:00Z">
        <w:r w:rsidR="00C63B01" w:rsidRPr="00FC408B">
          <w:rPr>
            <w:color w:val="000000"/>
            <w:sz w:val="24"/>
          </w:rPr>
          <w:delText>-</w:delText>
        </w:r>
      </w:del>
      <w:ins w:id="522" w:author="new" w:date="2020-02-26T12:50:00Z">
        <w:r w:rsidRPr="0057151A">
          <w:rPr>
            <w:sz w:val="24"/>
            <w:szCs w:val="24"/>
          </w:rPr>
          <w:t xml:space="preserve"> and </w:t>
        </w:r>
      </w:ins>
      <w:r w:rsidRPr="003743E8">
        <w:rPr>
          <w:color w:val="000000"/>
          <w:sz w:val="24"/>
        </w:rPr>
        <w:t>2nd graders’ intuitions matter being infinitely divisible preceded their intuitions about the infinite divisibility of rational numbers. Numbers can be infinite in many ways (Monaghan, 2001); correspondingly, there is much room for future research into children’s intuitions about infinity in different conceptual domains.</w:t>
      </w:r>
    </w:p>
    <w:p w14:paraId="2AFD0E76" w14:textId="6F1A4F95" w:rsidR="00614BDE" w:rsidRPr="0057151A" w:rsidRDefault="00E532BA">
      <w:pPr>
        <w:rPr>
          <w:ins w:id="523" w:author="new" w:date="2020-02-26T12:50:00Z"/>
          <w:sz w:val="24"/>
          <w:szCs w:val="24"/>
        </w:rPr>
      </w:pPr>
      <w:ins w:id="524" w:author="new" w:date="2020-02-26T12:50:00Z">
        <w:r w:rsidRPr="0057151A">
          <w:rPr>
            <w:sz w:val="24"/>
            <w:szCs w:val="24"/>
          </w:rPr>
          <w:t xml:space="preserve">Much remains to be discovered about how children acquire rule-like knowledge of the count sequence and such knowledge helps shape beliefs about the logical structure of natural numbers. One limitation of the present work is that all tasks used real, attested, numbers.  Although our productivity analyses were meant to use errors as an indication of rule use, it remains possible that children’s errors on decade terms were nevertheless affected by differences in rote memory for decade terms vs. other count words (e.g., that somehow children’s memory trace of “forty” is weaker than their memory trace of “forty-one” or “forty-two”). Any study that tests children’s knowledge of attested number words faces this type of challenge. A stricter - and possibly more onerous - test of understanding the decade+unit rule might involve unfamiliar or made-up numbers. For instance, a child with productive knowledge might be able to judge that </w:t>
        </w:r>
        <w:r w:rsidRPr="0057151A">
          <w:rPr>
            <w:sz w:val="24"/>
            <w:szCs w:val="24"/>
          </w:rPr>
          <w:lastRenderedPageBreak/>
          <w:t>the successor of “a billion one” is “a billion two” and that the successor of “</w:t>
        </w:r>
        <w:proofErr w:type="spellStart"/>
        <w:r w:rsidRPr="0057151A">
          <w:rPr>
            <w:sz w:val="24"/>
            <w:szCs w:val="24"/>
          </w:rPr>
          <w:t>daxy</w:t>
        </w:r>
        <w:proofErr w:type="spellEnd"/>
        <w:r w:rsidRPr="0057151A">
          <w:rPr>
            <w:sz w:val="24"/>
            <w:szCs w:val="24"/>
          </w:rPr>
          <w:t>-five” is “</w:t>
        </w:r>
        <w:proofErr w:type="spellStart"/>
        <w:r w:rsidRPr="0057151A">
          <w:rPr>
            <w:sz w:val="24"/>
            <w:szCs w:val="24"/>
          </w:rPr>
          <w:t>daxy</w:t>
        </w:r>
        <w:proofErr w:type="spellEnd"/>
        <w:r w:rsidRPr="0057151A">
          <w:rPr>
            <w:sz w:val="24"/>
            <w:szCs w:val="24"/>
          </w:rPr>
          <w:t xml:space="preserve">-six”. Recent work testing this prediction has found that children’s ability to count up from these less familiar or novel numbers is correlated with the measures of productivity used here, and is a strong predictor of their performance on a task assessing successor function knowledge (Schneider, Sullivan, Guo, &amp; Barner, </w:t>
        </w:r>
        <w:r w:rsidRPr="0057151A">
          <w:rPr>
            <w:i/>
            <w:sz w:val="24"/>
            <w:szCs w:val="24"/>
          </w:rPr>
          <w:t>in prep</w:t>
        </w:r>
        <w:r w:rsidRPr="0057151A">
          <w:rPr>
            <w:sz w:val="24"/>
            <w:szCs w:val="24"/>
          </w:rPr>
          <w:t xml:space="preserve">).  </w:t>
        </w:r>
      </w:ins>
    </w:p>
    <w:p w14:paraId="49209A36" w14:textId="77777777" w:rsidR="00614BDE" w:rsidRPr="0057151A" w:rsidRDefault="00E532BA">
      <w:pPr>
        <w:rPr>
          <w:ins w:id="525" w:author="new" w:date="2020-02-26T12:50:00Z"/>
          <w:sz w:val="24"/>
          <w:szCs w:val="24"/>
        </w:rPr>
      </w:pPr>
      <w:ins w:id="526" w:author="new" w:date="2020-02-26T12:50:00Z">
        <w:r w:rsidRPr="0057151A">
          <w:rPr>
            <w:sz w:val="24"/>
            <w:szCs w:val="24"/>
          </w:rPr>
          <w:t>In addition to the factors we tested, it is likely that other domain general capacities play a role in children's ability to succeed at our experimental tasks, including the ability to hold numbers in working memory, and the more general ability to extract patterns - or rules - from linguistic data. Such differences may help explain why some children with low Initial Highest Counts were able to count higher using provided decade labels, whereas other children with higher Initial Highest Counts were not. However, previous studies suggest that domain general limits are unlikely to fully explain individual differences in count list proficiency. In one cross-cultural study of successor function knowledge, English-speaking US children outperformed children in India learning morphologically complex count lists in Hindi and Gujarati, even when controlling for working memory, age, and Initial Highest Count (Schneider et al, 2020). Thus, while domain-general cognitive abilities are likely recruited in these tasks, they are importantly deployed over language-specific inputs that a child receives.</w:t>
        </w:r>
      </w:ins>
    </w:p>
    <w:p w14:paraId="02C8DF30" w14:textId="77777777" w:rsidR="00614BDE" w:rsidRPr="003743E8" w:rsidRDefault="00E532BA">
      <w:pPr>
        <w:rPr>
          <w:color w:val="000000"/>
          <w:sz w:val="24"/>
        </w:rPr>
      </w:pPr>
      <w:r w:rsidRPr="003743E8">
        <w:rPr>
          <w:color w:val="000000"/>
          <w:sz w:val="24"/>
        </w:rPr>
        <w:t xml:space="preserve">In conclusion, we suggest that sometime around 5 years of age, children learn to generate number words beyond their spontaneous counting range by implementing a recursive base-10 rule defined over their verbal count list. This insight may support an inductive inference over their acquired verbal count sequence, which facilitates conceptual insights into the infinite nature of the natural numbers. </w:t>
      </w:r>
      <w:ins w:id="527" w:author="new" w:date="2020-02-26T12:50:00Z">
        <w:r w:rsidRPr="0057151A">
          <w:rPr>
            <w:color w:val="000000"/>
            <w:sz w:val="24"/>
            <w:szCs w:val="24"/>
          </w:rPr>
          <w:t>Consistent with recommen</w:t>
        </w:r>
        <w:r w:rsidRPr="0057151A">
          <w:rPr>
            <w:sz w:val="24"/>
            <w:szCs w:val="24"/>
          </w:rPr>
          <w:t>dations from</w:t>
        </w:r>
        <w:r w:rsidRPr="0057151A">
          <w:rPr>
            <w:color w:val="000000"/>
            <w:sz w:val="24"/>
            <w:szCs w:val="24"/>
          </w:rPr>
          <w:t xml:space="preserve"> early childhood educators (Frye et al., 2013), the present results demonstrate another way that forward counting ability (i.e., </w:t>
        </w:r>
        <w:r w:rsidRPr="0057151A">
          <w:rPr>
            <w:color w:val="000000"/>
            <w:sz w:val="24"/>
            <w:szCs w:val="24"/>
          </w:rPr>
          <w:lastRenderedPageBreak/>
          <w:t xml:space="preserve">counting up from one) may provide children with a useful foundation for learning more abstract natural number concepts such as cardinality, the successor function, and arithmetic. </w:t>
        </w:r>
      </w:ins>
      <w:r w:rsidRPr="003743E8">
        <w:rPr>
          <w:color w:val="000000"/>
          <w:sz w:val="24"/>
        </w:rPr>
        <w:t>Our results suggest that understanding the logic of natural numbers is closely related to understanding the syntactic logic of the verbal numerals, suggesting one route by which learning language can impact learning about number concepts.</w:t>
      </w:r>
    </w:p>
    <w:p w14:paraId="6F26F88B" w14:textId="77777777" w:rsidR="00614BDE" w:rsidRPr="0057151A" w:rsidRDefault="00614BDE"/>
    <w:p w14:paraId="4519F0F9" w14:textId="77777777" w:rsidR="00614BDE" w:rsidRPr="003743E8" w:rsidRDefault="00E532BA" w:rsidP="003F14A8">
      <w:pPr>
        <w:pStyle w:val="Heading1"/>
        <w:widowControl w:val="0"/>
        <w:ind w:left="480" w:hanging="480"/>
      </w:pPr>
      <w:bookmarkStart w:id="528" w:name="_xdeze7789lku" w:colFirst="0" w:colLast="0"/>
      <w:bookmarkEnd w:id="528"/>
      <w:r w:rsidRPr="003743E8">
        <w:br w:type="page"/>
      </w:r>
      <w:r w:rsidRPr="003743E8">
        <w:lastRenderedPageBreak/>
        <w:t>References</w:t>
      </w:r>
    </w:p>
    <w:p w14:paraId="0F3E5069" w14:textId="77777777" w:rsidR="00614BDE" w:rsidRPr="0057151A" w:rsidRDefault="00E532BA" w:rsidP="00E03CF1">
      <w:pPr>
        <w:widowControl w:val="0"/>
        <w:ind w:left="480" w:hanging="480"/>
      </w:pPr>
      <w:proofErr w:type="spellStart"/>
      <w:r w:rsidRPr="0057151A">
        <w:t>Almoammer</w:t>
      </w:r>
      <w:proofErr w:type="spellEnd"/>
      <w:r w:rsidRPr="0057151A">
        <w:t xml:space="preserve">, A., Sullivan, J., </w:t>
      </w:r>
      <w:proofErr w:type="spellStart"/>
      <w:r w:rsidRPr="0057151A">
        <w:t>Donlan</w:t>
      </w:r>
      <w:proofErr w:type="spellEnd"/>
      <w:r w:rsidRPr="0057151A">
        <w:t xml:space="preserve">, C., </w:t>
      </w:r>
      <w:proofErr w:type="spellStart"/>
      <w:r w:rsidRPr="0057151A">
        <w:t>Marušič</w:t>
      </w:r>
      <w:proofErr w:type="spellEnd"/>
      <w:r w:rsidRPr="0057151A">
        <w:t xml:space="preserve">, F., </w:t>
      </w:r>
      <w:proofErr w:type="spellStart"/>
      <w:r w:rsidRPr="0057151A">
        <w:t>Žaucer</w:t>
      </w:r>
      <w:proofErr w:type="spellEnd"/>
      <w:r w:rsidRPr="0057151A">
        <w:t xml:space="preserve">, R., O’Donnell, T., &amp; Barner, D. (2013). Grammatical morphology as a source of early number word meanings. </w:t>
      </w:r>
      <w:r w:rsidRPr="0057151A">
        <w:rPr>
          <w:i/>
        </w:rPr>
        <w:t>Proceedings of the National Academy of Sciences of the United States of America</w:t>
      </w:r>
      <w:r w:rsidRPr="0057151A">
        <w:t xml:space="preserve">, </w:t>
      </w:r>
      <w:r w:rsidRPr="0057151A">
        <w:rPr>
          <w:i/>
        </w:rPr>
        <w:t>110</w:t>
      </w:r>
      <w:r w:rsidRPr="0057151A">
        <w:t>(46), 18448–18453.</w:t>
      </w:r>
    </w:p>
    <w:p w14:paraId="649F785A" w14:textId="77777777" w:rsidR="00614BDE" w:rsidRPr="0057151A" w:rsidRDefault="00E532BA" w:rsidP="00E03CF1">
      <w:pPr>
        <w:widowControl w:val="0"/>
        <w:ind w:left="480" w:hanging="480"/>
      </w:pPr>
      <w:r w:rsidRPr="0057151A">
        <w:t xml:space="preserve">Barner, D. (2017). Language, procedures, and the non-perceptual origin of number word meanings. </w:t>
      </w:r>
      <w:r w:rsidRPr="0057151A">
        <w:rPr>
          <w:i/>
        </w:rPr>
        <w:t>Journal of Child Language</w:t>
      </w:r>
      <w:r w:rsidRPr="0057151A">
        <w:t xml:space="preserve">, </w:t>
      </w:r>
      <w:r w:rsidRPr="0057151A">
        <w:rPr>
          <w:i/>
        </w:rPr>
        <w:t>44</w:t>
      </w:r>
      <w:r w:rsidRPr="0057151A">
        <w:t>.</w:t>
      </w:r>
    </w:p>
    <w:p w14:paraId="54D8F4FA" w14:textId="77777777" w:rsidR="00614BDE" w:rsidRPr="0057151A" w:rsidRDefault="00E532BA" w:rsidP="00E03CF1">
      <w:pPr>
        <w:widowControl w:val="0"/>
        <w:ind w:left="480" w:hanging="480"/>
      </w:pPr>
      <w:r w:rsidRPr="0057151A">
        <w:t xml:space="preserve">Barner, D., </w:t>
      </w:r>
      <w:proofErr w:type="spellStart"/>
      <w:r w:rsidRPr="0057151A">
        <w:t>Libenson</w:t>
      </w:r>
      <w:proofErr w:type="spellEnd"/>
      <w:r w:rsidRPr="0057151A">
        <w:t xml:space="preserve">, A., Cheung, P., &amp; Takasaki, M. (2009). Cross-linguistic relations between quantifiers and numerals in language acquisition: Evidence from Japanese. </w:t>
      </w:r>
      <w:r w:rsidRPr="0057151A">
        <w:rPr>
          <w:i/>
        </w:rPr>
        <w:t>Journal of Experimental Child Psychology</w:t>
      </w:r>
      <w:r w:rsidRPr="0057151A">
        <w:t xml:space="preserve">, </w:t>
      </w:r>
      <w:r w:rsidRPr="0057151A">
        <w:rPr>
          <w:i/>
        </w:rPr>
        <w:t>103</w:t>
      </w:r>
      <w:r w:rsidRPr="0057151A">
        <w:t>(4), 421–440.</w:t>
      </w:r>
    </w:p>
    <w:p w14:paraId="223B0452" w14:textId="77777777" w:rsidR="00614BDE" w:rsidRPr="0057151A" w:rsidRDefault="00E532BA" w:rsidP="00E03CF1">
      <w:pPr>
        <w:widowControl w:val="0"/>
        <w:ind w:left="480" w:hanging="480"/>
      </w:pPr>
      <w:r w:rsidRPr="0057151A">
        <w:t xml:space="preserve">Bates, D., </w:t>
      </w:r>
      <w:proofErr w:type="spellStart"/>
      <w:r w:rsidRPr="0057151A">
        <w:t>Mächler</w:t>
      </w:r>
      <w:proofErr w:type="spellEnd"/>
      <w:r w:rsidRPr="0057151A">
        <w:t xml:space="preserve">, M., </w:t>
      </w:r>
      <w:proofErr w:type="spellStart"/>
      <w:r w:rsidRPr="0057151A">
        <w:t>Bolker</w:t>
      </w:r>
      <w:proofErr w:type="spellEnd"/>
      <w:r w:rsidRPr="0057151A">
        <w:t xml:space="preserve">, B., &amp; Walker, S. (2014). Fitting Linear Mixed-Effects Models using lme4, </w:t>
      </w:r>
      <w:r w:rsidRPr="0057151A">
        <w:rPr>
          <w:i/>
        </w:rPr>
        <w:t>67</w:t>
      </w:r>
      <w:r w:rsidRPr="0057151A">
        <w:t>(1). doi:10.18637/</w:t>
      </w:r>
      <w:proofErr w:type="gramStart"/>
      <w:r w:rsidRPr="0057151A">
        <w:t>jss.v067.i</w:t>
      </w:r>
      <w:proofErr w:type="gramEnd"/>
      <w:r w:rsidRPr="0057151A">
        <w:t>01</w:t>
      </w:r>
    </w:p>
    <w:p w14:paraId="4D218E09" w14:textId="77777777" w:rsidR="00614BDE" w:rsidRPr="0057151A" w:rsidRDefault="00E532BA" w:rsidP="00E03CF1">
      <w:pPr>
        <w:widowControl w:val="0"/>
        <w:ind w:left="480" w:hanging="480"/>
      </w:pPr>
      <w:r w:rsidRPr="0057151A">
        <w:t xml:space="preserve">Carey, S. (2004). Bootstrapping &amp; the origin of concepts. </w:t>
      </w:r>
      <w:r w:rsidRPr="0057151A">
        <w:rPr>
          <w:i/>
        </w:rPr>
        <w:t>Daedalus</w:t>
      </w:r>
      <w:r w:rsidRPr="0057151A">
        <w:t xml:space="preserve">, </w:t>
      </w:r>
      <w:r w:rsidRPr="0057151A">
        <w:rPr>
          <w:i/>
        </w:rPr>
        <w:t>133</w:t>
      </w:r>
      <w:r w:rsidRPr="0057151A">
        <w:t>(1), 59–68.</w:t>
      </w:r>
    </w:p>
    <w:p w14:paraId="1B52DDB7" w14:textId="77777777" w:rsidR="00614BDE" w:rsidRPr="0057151A" w:rsidRDefault="00E532BA" w:rsidP="00E03CF1">
      <w:pPr>
        <w:widowControl w:val="0"/>
        <w:ind w:left="480" w:hanging="480"/>
      </w:pPr>
      <w:r w:rsidRPr="0057151A">
        <w:t xml:space="preserve">Cheung, P., Dale, M., &amp; Le </w:t>
      </w:r>
      <w:proofErr w:type="spellStart"/>
      <w:r w:rsidRPr="0057151A">
        <w:t>Corre</w:t>
      </w:r>
      <w:proofErr w:type="spellEnd"/>
      <w:r w:rsidRPr="0057151A">
        <w:t xml:space="preserve">, M. (2016). A cross-linguistic investigation on the acquisition of complex numerals. In A. </w:t>
      </w:r>
      <w:proofErr w:type="spellStart"/>
      <w:r w:rsidRPr="0057151A">
        <w:t>Papafragou</w:t>
      </w:r>
      <w:proofErr w:type="spellEnd"/>
      <w:r w:rsidRPr="0057151A">
        <w:t xml:space="preserve">, D. </w:t>
      </w:r>
      <w:proofErr w:type="spellStart"/>
      <w:r w:rsidRPr="0057151A">
        <w:t>Grodner</w:t>
      </w:r>
      <w:proofErr w:type="spellEnd"/>
      <w:r w:rsidRPr="0057151A">
        <w:t xml:space="preserve">, D. Mirman, &amp; J. C. </w:t>
      </w:r>
      <w:proofErr w:type="spellStart"/>
      <w:r w:rsidRPr="0057151A">
        <w:t>Trueswell</w:t>
      </w:r>
      <w:proofErr w:type="spellEnd"/>
      <w:r w:rsidRPr="0057151A">
        <w:t xml:space="preserve"> (Eds.), </w:t>
      </w:r>
      <w:r w:rsidRPr="0057151A">
        <w:rPr>
          <w:i/>
        </w:rPr>
        <w:t>Proceedings of the 38th Annual Conference of the Cognitive Science Society</w:t>
      </w:r>
      <w:r w:rsidRPr="0057151A">
        <w:t xml:space="preserve"> (pp. 2711–2716). Austin, TX: Cognitive Science Society.</w:t>
      </w:r>
    </w:p>
    <w:p w14:paraId="55108547" w14:textId="77777777" w:rsidR="00614BDE" w:rsidRPr="0057151A" w:rsidRDefault="00E532BA" w:rsidP="00E03CF1">
      <w:pPr>
        <w:widowControl w:val="0"/>
        <w:ind w:left="480" w:hanging="480"/>
      </w:pPr>
      <w:r w:rsidRPr="0057151A">
        <w:t xml:space="preserve">Cheung, P., Rubenson, M., &amp; Barner, D. (2017). To infinity and beyond: Children generalize the successor function to all possible numbers years after learning to count. </w:t>
      </w:r>
      <w:r w:rsidRPr="0057151A">
        <w:rPr>
          <w:i/>
        </w:rPr>
        <w:t>Cognitive Psychology</w:t>
      </w:r>
      <w:r w:rsidRPr="0057151A">
        <w:t xml:space="preserve">, </w:t>
      </w:r>
      <w:r w:rsidRPr="0057151A">
        <w:rPr>
          <w:i/>
        </w:rPr>
        <w:t>92</w:t>
      </w:r>
      <w:r w:rsidRPr="0057151A">
        <w:t>, 22–36.</w:t>
      </w:r>
    </w:p>
    <w:p w14:paraId="75D5DFCA" w14:textId="77777777" w:rsidR="00614BDE" w:rsidRPr="0057151A" w:rsidRDefault="00E532BA" w:rsidP="00E03CF1">
      <w:pPr>
        <w:widowControl w:val="0"/>
        <w:ind w:left="480" w:hanging="480"/>
      </w:pPr>
      <w:r w:rsidRPr="0057151A">
        <w:t xml:space="preserve">Chomsky, N. (1965). </w:t>
      </w:r>
      <w:r w:rsidRPr="0057151A">
        <w:rPr>
          <w:i/>
        </w:rPr>
        <w:t>Aspects of the Theory of Syntax</w:t>
      </w:r>
      <w:r w:rsidRPr="0057151A">
        <w:t>. Cambridge: MIT Press.</w:t>
      </w:r>
    </w:p>
    <w:p w14:paraId="28F730E9" w14:textId="77777777" w:rsidR="00614BDE" w:rsidRPr="0057151A" w:rsidRDefault="00E532BA" w:rsidP="00E03CF1">
      <w:pPr>
        <w:widowControl w:val="0"/>
        <w:ind w:left="480" w:hanging="480"/>
      </w:pPr>
      <w:r w:rsidRPr="0057151A">
        <w:t xml:space="preserve">Davidson, K., </w:t>
      </w:r>
      <w:proofErr w:type="spellStart"/>
      <w:r w:rsidRPr="0057151A">
        <w:t>Eng</w:t>
      </w:r>
      <w:proofErr w:type="spellEnd"/>
      <w:r w:rsidRPr="0057151A">
        <w:t xml:space="preserve">, K., &amp; Barner, D. (2012). Does learning to count involve a semantic induction? </w:t>
      </w:r>
      <w:r w:rsidRPr="0057151A">
        <w:rPr>
          <w:i/>
        </w:rPr>
        <w:t>Cognition</w:t>
      </w:r>
      <w:r w:rsidRPr="0057151A">
        <w:t xml:space="preserve">, </w:t>
      </w:r>
      <w:r w:rsidRPr="0057151A">
        <w:rPr>
          <w:i/>
        </w:rPr>
        <w:t>123</w:t>
      </w:r>
      <w:r w:rsidRPr="0057151A">
        <w:t>(1), 162–173.</w:t>
      </w:r>
    </w:p>
    <w:p w14:paraId="2E1C1D1B" w14:textId="77777777" w:rsidR="00614BDE" w:rsidRPr="0057151A" w:rsidRDefault="00E532BA">
      <w:pPr>
        <w:widowControl w:val="0"/>
        <w:ind w:left="480" w:hanging="480"/>
        <w:rPr>
          <w:ins w:id="529" w:author="new" w:date="2020-02-26T12:50:00Z"/>
        </w:rPr>
      </w:pPr>
      <w:proofErr w:type="spellStart"/>
      <w:ins w:id="530" w:author="new" w:date="2020-02-26T12:50:00Z">
        <w:r w:rsidRPr="0057151A">
          <w:t>Decock</w:t>
        </w:r>
        <w:proofErr w:type="spellEnd"/>
        <w:r w:rsidRPr="0057151A">
          <w:t xml:space="preserve">, L. (2008) The conceptual basis of numerical abilities: one-to-one correspondence versus the successor relation. </w:t>
        </w:r>
        <w:r w:rsidRPr="0057151A">
          <w:rPr>
            <w:i/>
          </w:rPr>
          <w:t>Philos. Psychol.</w:t>
        </w:r>
        <w:r w:rsidRPr="0057151A">
          <w:t xml:space="preserve"> 21, 459–473</w:t>
        </w:r>
      </w:ins>
    </w:p>
    <w:p w14:paraId="07957312" w14:textId="77777777" w:rsidR="00614BDE" w:rsidRPr="0057151A" w:rsidRDefault="00E532BA" w:rsidP="00E03CF1">
      <w:pPr>
        <w:widowControl w:val="0"/>
        <w:ind w:left="480" w:hanging="480"/>
      </w:pPr>
      <w:r w:rsidRPr="0057151A">
        <w:t xml:space="preserve">Dedekind, R. (1888/1963). </w:t>
      </w:r>
      <w:r w:rsidRPr="0057151A">
        <w:rPr>
          <w:i/>
        </w:rPr>
        <w:t>Essays on the Theory of Numbers</w:t>
      </w:r>
      <w:r w:rsidRPr="0057151A">
        <w:t xml:space="preserve">. (W.W. </w:t>
      </w:r>
      <w:proofErr w:type="spellStart"/>
      <w:r w:rsidRPr="0057151A">
        <w:t>Beman</w:t>
      </w:r>
      <w:proofErr w:type="spellEnd"/>
      <w:r w:rsidRPr="0057151A">
        <w:t>, Trans.). Dover.</w:t>
      </w:r>
    </w:p>
    <w:p w14:paraId="0B6C405A" w14:textId="77777777" w:rsidR="00614BDE" w:rsidRPr="0057151A" w:rsidRDefault="00E532BA" w:rsidP="00E03CF1">
      <w:pPr>
        <w:widowControl w:val="0"/>
        <w:ind w:left="480" w:hanging="480"/>
      </w:pPr>
      <w:proofErr w:type="spellStart"/>
      <w:r w:rsidRPr="0057151A">
        <w:t>Dowker</w:t>
      </w:r>
      <w:proofErr w:type="spellEnd"/>
      <w:r w:rsidRPr="0057151A">
        <w:t xml:space="preserve">, A., </w:t>
      </w:r>
      <w:proofErr w:type="spellStart"/>
      <w:r w:rsidRPr="0057151A">
        <w:t>Bala</w:t>
      </w:r>
      <w:proofErr w:type="spellEnd"/>
      <w:r w:rsidRPr="0057151A">
        <w:t xml:space="preserve">, S., &amp; Lloyd, D. (2008). Linguistic Influences on Mathematical Development: How </w:t>
      </w:r>
      <w:r w:rsidRPr="0057151A">
        <w:lastRenderedPageBreak/>
        <w:t xml:space="preserve">Important Is the Transparency of the Counting System? </w:t>
      </w:r>
      <w:r w:rsidRPr="0057151A">
        <w:rPr>
          <w:i/>
        </w:rPr>
        <w:t>Philosophical Psychology</w:t>
      </w:r>
      <w:r w:rsidRPr="0057151A">
        <w:t xml:space="preserve">, </w:t>
      </w:r>
      <w:r w:rsidRPr="0057151A">
        <w:rPr>
          <w:i/>
        </w:rPr>
        <w:t>21</w:t>
      </w:r>
      <w:r w:rsidRPr="0057151A">
        <w:t>(4), 523–538.</w:t>
      </w:r>
    </w:p>
    <w:p w14:paraId="52ED62C2" w14:textId="77777777" w:rsidR="00614BDE" w:rsidRPr="0057151A" w:rsidRDefault="00E532BA" w:rsidP="00E03CF1">
      <w:pPr>
        <w:widowControl w:val="0"/>
        <w:ind w:left="480" w:hanging="480"/>
      </w:pPr>
      <w:r w:rsidRPr="0057151A">
        <w:t xml:space="preserve">Evans, D. W. (1983). </w:t>
      </w:r>
      <w:r w:rsidRPr="0057151A">
        <w:rPr>
          <w:i/>
        </w:rPr>
        <w:t>Understanding zero and infinity in the early school years</w:t>
      </w:r>
      <w:r w:rsidRPr="0057151A">
        <w:t>. (Unpublished doctoral dissertation). University of Pennsylvania, Philadelphia, PA.</w:t>
      </w:r>
    </w:p>
    <w:p w14:paraId="77F290CD" w14:textId="77777777" w:rsidR="00614BDE" w:rsidRPr="0057151A" w:rsidRDefault="00E532BA" w:rsidP="00E03CF1">
      <w:pPr>
        <w:widowControl w:val="0"/>
        <w:ind w:left="480" w:hanging="480"/>
      </w:pPr>
      <w:r w:rsidRPr="0057151A">
        <w:t>Evans, D. W., &amp; Gelman, R. (1982). Understanding infinity: A beginning inquiry. Unpublished manuscript.</w:t>
      </w:r>
    </w:p>
    <w:p w14:paraId="14D9B009" w14:textId="77777777" w:rsidR="008D28A0" w:rsidRPr="008D28A0" w:rsidRDefault="008D28A0" w:rsidP="008D28A0">
      <w:pPr>
        <w:widowControl w:val="0"/>
        <w:autoSpaceDE w:val="0"/>
        <w:autoSpaceDN w:val="0"/>
        <w:adjustRightInd w:val="0"/>
        <w:ind w:left="480" w:hanging="480"/>
        <w:rPr>
          <w:del w:id="531" w:author="new" w:date="2020-02-26T12:50:00Z"/>
          <w:noProof/>
        </w:rPr>
      </w:pPr>
      <w:del w:id="532" w:author="new" w:date="2020-02-26T12:50:00Z">
        <w:r w:rsidRPr="008D28A0">
          <w:rPr>
            <w:noProof/>
          </w:rPr>
          <w:delText xml:space="preserve">Fuson, K. C. (1988). </w:delText>
        </w:r>
        <w:r w:rsidRPr="008D28A0">
          <w:rPr>
            <w:i/>
            <w:iCs/>
            <w:noProof/>
          </w:rPr>
          <w:delText>Children’s counting and concepts of number</w:delText>
        </w:r>
        <w:r w:rsidRPr="008D28A0">
          <w:rPr>
            <w:noProof/>
          </w:rPr>
          <w:delText>. (C. J. Brainerd, Ed.). Springer-Verlag.</w:delText>
        </w:r>
      </w:del>
    </w:p>
    <w:p w14:paraId="7E4317A4" w14:textId="77777777" w:rsidR="008D28A0" w:rsidRPr="008D28A0" w:rsidRDefault="008D28A0" w:rsidP="008D28A0">
      <w:pPr>
        <w:widowControl w:val="0"/>
        <w:autoSpaceDE w:val="0"/>
        <w:autoSpaceDN w:val="0"/>
        <w:adjustRightInd w:val="0"/>
        <w:ind w:left="480" w:hanging="480"/>
        <w:rPr>
          <w:del w:id="533" w:author="new" w:date="2020-02-26T12:50:00Z"/>
          <w:noProof/>
        </w:rPr>
      </w:pPr>
      <w:del w:id="534" w:author="new" w:date="2020-02-26T12:50:00Z">
        <w:r w:rsidRPr="008D28A0">
          <w:rPr>
            <w:noProof/>
          </w:rPr>
          <w:delText xml:space="preserve">Fuson, K. C., &amp; Hall, J. W. (1983). The acquisition of early number word meanings. In H. Ginsburg (Ed.), </w:delText>
        </w:r>
        <w:r w:rsidRPr="008D28A0">
          <w:rPr>
            <w:i/>
            <w:iCs/>
            <w:noProof/>
          </w:rPr>
          <w:delText>The development of children’s mathematical thinking</w:delText>
        </w:r>
        <w:r w:rsidRPr="008D28A0">
          <w:rPr>
            <w:noProof/>
          </w:rPr>
          <w:delText>. New York: Academic Press.</w:delText>
        </w:r>
      </w:del>
    </w:p>
    <w:p w14:paraId="2FAA10FE" w14:textId="77777777" w:rsidR="00614BDE" w:rsidRPr="0057151A" w:rsidRDefault="00E532BA">
      <w:pPr>
        <w:widowControl w:val="0"/>
        <w:ind w:left="480" w:hanging="480"/>
        <w:rPr>
          <w:ins w:id="535" w:author="new" w:date="2020-02-26T12:50:00Z"/>
        </w:rPr>
      </w:pPr>
      <w:ins w:id="536" w:author="new" w:date="2020-02-26T12:50:00Z">
        <w:r w:rsidRPr="0057151A">
          <w:t xml:space="preserve">Frye, D., </w:t>
        </w:r>
        <w:proofErr w:type="spellStart"/>
        <w:r w:rsidRPr="0057151A">
          <w:t>Baroody</w:t>
        </w:r>
        <w:proofErr w:type="spellEnd"/>
        <w:r w:rsidRPr="0057151A">
          <w:t xml:space="preserve">, A. J., </w:t>
        </w:r>
        <w:proofErr w:type="spellStart"/>
        <w:r w:rsidRPr="0057151A">
          <w:t>Burchinal</w:t>
        </w:r>
        <w:proofErr w:type="spellEnd"/>
        <w:r w:rsidRPr="0057151A">
          <w:t xml:space="preserve">, M., Carver, S. M., Jordan, N. C., &amp; McDowell, J. (2013). </w:t>
        </w:r>
        <w:r w:rsidRPr="0057151A">
          <w:rPr>
            <w:i/>
          </w:rPr>
          <w:t>Teaching math to young children: A practice guide (NCEE 2014-4005)</w:t>
        </w:r>
        <w:r w:rsidRPr="0057151A">
          <w:t>. Washington, DC: National Center for Education Evaluation and Regional Assistance (NCEE), Institute of Education Sciences, U.S. Department of Education. Retrieved from the NCEE website: http://whatworks.ed.gov</w:t>
        </w:r>
      </w:ins>
    </w:p>
    <w:p w14:paraId="28812945" w14:textId="77777777" w:rsidR="00614BDE" w:rsidRPr="0057151A" w:rsidRDefault="00E532BA" w:rsidP="00E03CF1">
      <w:pPr>
        <w:widowControl w:val="0"/>
        <w:ind w:left="480" w:hanging="480"/>
      </w:pPr>
      <w:r w:rsidRPr="0057151A">
        <w:t xml:space="preserve">Fuson, K. C., Richards, J., &amp; Briars, D. J. (1982). The acquisition and elaboration of the number word sequence. In </w:t>
      </w:r>
      <w:r w:rsidRPr="0057151A">
        <w:rPr>
          <w:i/>
        </w:rPr>
        <w:t>Progress in cognitive development research: Vol. 1. Children’s logical and mathematical cognition,</w:t>
      </w:r>
      <w:r w:rsidRPr="0057151A">
        <w:t xml:space="preserve"> pp.33–92.</w:t>
      </w:r>
    </w:p>
    <w:p w14:paraId="0C08FC78" w14:textId="77777777" w:rsidR="00527F26" w:rsidRPr="0057151A" w:rsidRDefault="00527F26" w:rsidP="00E03CF1">
      <w:pPr>
        <w:widowControl w:val="0"/>
        <w:ind w:left="480" w:hanging="480"/>
      </w:pPr>
      <w:r w:rsidRPr="0057151A">
        <w:t xml:space="preserve">Gelman, R., &amp; </w:t>
      </w:r>
      <w:proofErr w:type="spellStart"/>
      <w:r w:rsidRPr="0057151A">
        <w:t>Gallistel</w:t>
      </w:r>
      <w:proofErr w:type="spellEnd"/>
      <w:r w:rsidRPr="0057151A">
        <w:t xml:space="preserve">, C. R. (1978). </w:t>
      </w:r>
      <w:r w:rsidRPr="0057151A">
        <w:rPr>
          <w:i/>
        </w:rPr>
        <w:t>The child’s concept of number</w:t>
      </w:r>
      <w:r w:rsidRPr="0057151A">
        <w:t>. Cambridge: Harvard University Press.</w:t>
      </w:r>
    </w:p>
    <w:p w14:paraId="7E19015F" w14:textId="77777777" w:rsidR="00614BDE" w:rsidRPr="0057151A" w:rsidRDefault="00E532BA" w:rsidP="00E03CF1">
      <w:pPr>
        <w:widowControl w:val="0"/>
        <w:ind w:left="480" w:hanging="480"/>
      </w:pPr>
      <w:proofErr w:type="spellStart"/>
      <w:r w:rsidRPr="0057151A">
        <w:t>Gentner</w:t>
      </w:r>
      <w:proofErr w:type="spellEnd"/>
      <w:r w:rsidRPr="0057151A">
        <w:t xml:space="preserve">, D. (2010). Bootstrapping the Mind: Analogical Processes and Symbol Systems. </w:t>
      </w:r>
      <w:r w:rsidRPr="0057151A">
        <w:rPr>
          <w:i/>
        </w:rPr>
        <w:t>Cognitive Science</w:t>
      </w:r>
      <w:r w:rsidRPr="0057151A">
        <w:t xml:space="preserve">, </w:t>
      </w:r>
      <w:r w:rsidRPr="0057151A">
        <w:rPr>
          <w:i/>
        </w:rPr>
        <w:t>34</w:t>
      </w:r>
      <w:r w:rsidRPr="0057151A">
        <w:t>(5), 752–775.</w:t>
      </w:r>
    </w:p>
    <w:p w14:paraId="20569A64" w14:textId="77777777" w:rsidR="00614BDE" w:rsidRPr="0057151A" w:rsidRDefault="00E532BA" w:rsidP="00E03CF1">
      <w:pPr>
        <w:widowControl w:val="0"/>
        <w:ind w:left="480" w:hanging="480"/>
      </w:pPr>
      <w:r w:rsidRPr="0057151A">
        <w:t xml:space="preserve">Gould, P. (2017). Mapping the acquisition of the number word sequence in the first year of school. </w:t>
      </w:r>
      <w:r w:rsidRPr="0057151A">
        <w:rPr>
          <w:i/>
        </w:rPr>
        <w:t>Mathematics Education Research Journal</w:t>
      </w:r>
      <w:r w:rsidRPr="0057151A">
        <w:t xml:space="preserve">, </w:t>
      </w:r>
      <w:r w:rsidRPr="0057151A">
        <w:rPr>
          <w:i/>
        </w:rPr>
        <w:t>29</w:t>
      </w:r>
      <w:r w:rsidRPr="0057151A">
        <w:t>(1), 93–112.</w:t>
      </w:r>
    </w:p>
    <w:p w14:paraId="1D238061" w14:textId="77777777" w:rsidR="00527F26" w:rsidRPr="0057151A" w:rsidRDefault="00527F26" w:rsidP="00E03CF1">
      <w:pPr>
        <w:widowControl w:val="0"/>
        <w:ind w:left="480" w:hanging="480"/>
      </w:pPr>
      <w:proofErr w:type="spellStart"/>
      <w:r w:rsidRPr="0057151A">
        <w:t>Grotenhuis</w:t>
      </w:r>
      <w:proofErr w:type="spellEnd"/>
      <w:r w:rsidRPr="0057151A">
        <w:t xml:space="preserve">, M., Pelzer, B., </w:t>
      </w:r>
      <w:proofErr w:type="spellStart"/>
      <w:r w:rsidRPr="0057151A">
        <w:t>Eisinga</w:t>
      </w:r>
      <w:proofErr w:type="spellEnd"/>
      <w:r w:rsidRPr="0057151A">
        <w:t xml:space="preserve">, R., </w:t>
      </w:r>
      <w:proofErr w:type="spellStart"/>
      <w:r w:rsidRPr="0057151A">
        <w:t>Nieuwenhuis</w:t>
      </w:r>
      <w:proofErr w:type="spellEnd"/>
      <w:r w:rsidRPr="0057151A">
        <w:t>, R., Schmidt-</w:t>
      </w:r>
      <w:proofErr w:type="spellStart"/>
      <w:r w:rsidRPr="0057151A">
        <w:t>Catran</w:t>
      </w:r>
      <w:proofErr w:type="spellEnd"/>
      <w:r w:rsidRPr="0057151A">
        <w:t xml:space="preserve">, A., &amp; </w:t>
      </w:r>
      <w:proofErr w:type="spellStart"/>
      <w:r w:rsidRPr="0057151A">
        <w:t>Konig</w:t>
      </w:r>
      <w:proofErr w:type="spellEnd"/>
      <w:r w:rsidRPr="0057151A">
        <w:t xml:space="preserve">, R. (2017). When size matters: advantages of weighted effect coding in observational studies. </w:t>
      </w:r>
      <w:r w:rsidRPr="0057151A">
        <w:rPr>
          <w:i/>
        </w:rPr>
        <w:t>International Journal of Public Health</w:t>
      </w:r>
      <w:r w:rsidRPr="0057151A">
        <w:t xml:space="preserve">, </w:t>
      </w:r>
      <w:r w:rsidRPr="0057151A">
        <w:rPr>
          <w:i/>
        </w:rPr>
        <w:t>62</w:t>
      </w:r>
      <w:r w:rsidRPr="0057151A">
        <w:t xml:space="preserve">(1), 163–167. </w:t>
      </w:r>
    </w:p>
    <w:p w14:paraId="356DB1FD" w14:textId="77777777" w:rsidR="00614BDE" w:rsidRPr="0057151A" w:rsidRDefault="00E532BA" w:rsidP="00E03CF1">
      <w:pPr>
        <w:widowControl w:val="0"/>
        <w:ind w:left="480" w:hanging="480"/>
      </w:pPr>
      <w:r w:rsidRPr="0057151A">
        <w:t xml:space="preserve">Hartnett, P. M. (1991). </w:t>
      </w:r>
      <w:r w:rsidRPr="0057151A">
        <w:rPr>
          <w:i/>
        </w:rPr>
        <w:t>The development of mathematical insight: From one, two, three to infinity</w:t>
      </w:r>
      <w:r w:rsidRPr="0057151A">
        <w:t>. (Unpublished doctoral dissertation). University of Pennsylvania, Philadelphia, PA</w:t>
      </w:r>
    </w:p>
    <w:p w14:paraId="4C521193" w14:textId="77777777" w:rsidR="00614BDE" w:rsidRPr="0057151A" w:rsidRDefault="00E532BA" w:rsidP="00E03CF1">
      <w:pPr>
        <w:widowControl w:val="0"/>
        <w:ind w:left="480" w:hanging="480"/>
      </w:pPr>
      <w:r w:rsidRPr="0057151A">
        <w:t xml:space="preserve">Hartnett, P. M., &amp; Gelman, R. (1998). Early understandings of numbers: paths or barriers to the construction of new understandings? </w:t>
      </w:r>
      <w:r w:rsidRPr="0057151A">
        <w:rPr>
          <w:i/>
        </w:rPr>
        <w:t>Learning and Instruction</w:t>
      </w:r>
      <w:r w:rsidRPr="0057151A">
        <w:t xml:space="preserve">, </w:t>
      </w:r>
      <w:r w:rsidRPr="0057151A">
        <w:rPr>
          <w:i/>
        </w:rPr>
        <w:t>8</w:t>
      </w:r>
      <w:r w:rsidRPr="0057151A">
        <w:t>(4), 341–374.</w:t>
      </w:r>
    </w:p>
    <w:p w14:paraId="03790601" w14:textId="77777777" w:rsidR="00614BDE" w:rsidRPr="0057151A" w:rsidRDefault="00E532BA" w:rsidP="00E03CF1">
      <w:pPr>
        <w:widowControl w:val="0"/>
        <w:ind w:left="480" w:hanging="480"/>
      </w:pPr>
      <w:r w:rsidRPr="0057151A">
        <w:t xml:space="preserve">Humboldt, W. von. (1836/1999). </w:t>
      </w:r>
      <w:r w:rsidRPr="0057151A">
        <w:rPr>
          <w:i/>
        </w:rPr>
        <w:t>On Language</w:t>
      </w:r>
      <w:r w:rsidRPr="0057151A">
        <w:t xml:space="preserve">. (P. Heath, Trans.). Cambridge: Cambridge University </w:t>
      </w:r>
      <w:r w:rsidRPr="0057151A">
        <w:lastRenderedPageBreak/>
        <w:t>Press.</w:t>
      </w:r>
    </w:p>
    <w:p w14:paraId="54E8006C" w14:textId="77777777" w:rsidR="00614BDE" w:rsidRPr="0057151A" w:rsidRDefault="00E532BA" w:rsidP="00E03CF1">
      <w:pPr>
        <w:widowControl w:val="0"/>
        <w:ind w:left="480" w:hanging="480"/>
      </w:pPr>
      <w:proofErr w:type="spellStart"/>
      <w:r w:rsidRPr="0057151A">
        <w:t>Hurford</w:t>
      </w:r>
      <w:proofErr w:type="spellEnd"/>
      <w:r w:rsidRPr="0057151A">
        <w:t xml:space="preserve">, J. R. (1975). </w:t>
      </w:r>
      <w:r w:rsidRPr="0057151A">
        <w:rPr>
          <w:i/>
        </w:rPr>
        <w:t>The Linguistic Theory of Numerals</w:t>
      </w:r>
      <w:r w:rsidRPr="0057151A">
        <w:t>. Cambridge Studies in Linguistics (Vol. 16). Cambridge University Press.</w:t>
      </w:r>
    </w:p>
    <w:p w14:paraId="63650194" w14:textId="77777777" w:rsidR="00614BDE" w:rsidRPr="0057151A" w:rsidRDefault="00E532BA">
      <w:pPr>
        <w:widowControl w:val="0"/>
        <w:ind w:left="480" w:hanging="480"/>
        <w:rPr>
          <w:ins w:id="537" w:author="new" w:date="2020-02-26T12:50:00Z"/>
        </w:rPr>
      </w:pPr>
      <w:ins w:id="538" w:author="new" w:date="2020-02-26T12:50:00Z">
        <w:r w:rsidRPr="0057151A">
          <w:t xml:space="preserve">Kaminski, J. (2015). Young children’s understanding of the successor function. </w:t>
        </w:r>
        <w:r w:rsidRPr="0057151A">
          <w:rPr>
            <w:i/>
          </w:rPr>
          <w:t>Proceedings of the 37th Annual Conference of the Cognitive Science Society Meeting</w:t>
        </w:r>
        <w:r w:rsidRPr="0057151A">
          <w:t xml:space="preserve"> (pp. 1045-1050). Pasadena, CA: Cognitive Science Society.</w:t>
        </w:r>
      </w:ins>
    </w:p>
    <w:p w14:paraId="34FA7C82" w14:textId="77777777" w:rsidR="00614BDE" w:rsidRPr="0057151A" w:rsidRDefault="00E532BA" w:rsidP="00E03CF1">
      <w:pPr>
        <w:widowControl w:val="0"/>
        <w:ind w:left="480" w:hanging="480"/>
      </w:pPr>
      <w:r w:rsidRPr="0057151A">
        <w:t xml:space="preserve">Le </w:t>
      </w:r>
      <w:proofErr w:type="spellStart"/>
      <w:r w:rsidRPr="0057151A">
        <w:t>Corre</w:t>
      </w:r>
      <w:proofErr w:type="spellEnd"/>
      <w:r w:rsidRPr="0057151A">
        <w:t xml:space="preserve">, M., Li, P., Huang, B. H., Jia, G., &amp; Carey, S. (2016). Numerical morphology supports early number word learning: Evidence from a comparison of young Mandarin and English learners. </w:t>
      </w:r>
      <w:r w:rsidRPr="0057151A">
        <w:rPr>
          <w:i/>
        </w:rPr>
        <w:t>Cognitive Psychology</w:t>
      </w:r>
      <w:r w:rsidRPr="0057151A">
        <w:t xml:space="preserve">, </w:t>
      </w:r>
      <w:r w:rsidRPr="0057151A">
        <w:rPr>
          <w:i/>
        </w:rPr>
        <w:t>88</w:t>
      </w:r>
      <w:r w:rsidRPr="0057151A">
        <w:t>, 162–186</w:t>
      </w:r>
    </w:p>
    <w:p w14:paraId="6EEEEEA1" w14:textId="77777777" w:rsidR="008D28A0" w:rsidRPr="008D28A0" w:rsidRDefault="008D28A0" w:rsidP="008D28A0">
      <w:pPr>
        <w:widowControl w:val="0"/>
        <w:autoSpaceDE w:val="0"/>
        <w:autoSpaceDN w:val="0"/>
        <w:adjustRightInd w:val="0"/>
        <w:ind w:left="480" w:hanging="480"/>
        <w:rPr>
          <w:del w:id="539" w:author="new" w:date="2020-02-26T12:50:00Z"/>
          <w:noProof/>
        </w:rPr>
      </w:pPr>
      <w:del w:id="540" w:author="new" w:date="2020-02-26T12:50:00Z">
        <w:r w:rsidRPr="008D28A0">
          <w:rPr>
            <w:noProof/>
          </w:rPr>
          <w:delText xml:space="preserve">Marchand, E., &amp; Barner, D. (2018). Analogical mapping in numerical development. In D. Berch, D. Geary, &amp; K. M. Koepke (Eds.), </w:delText>
        </w:r>
        <w:r w:rsidRPr="008D28A0">
          <w:rPr>
            <w:i/>
            <w:iCs/>
            <w:noProof/>
          </w:rPr>
          <w:delText>Language and Culture in Mathematical Cognition (Vol. 4)</w:delText>
        </w:r>
        <w:r w:rsidRPr="008D28A0">
          <w:rPr>
            <w:noProof/>
          </w:rPr>
          <w:delText xml:space="preserve"> (1st ed.). Academic Press.</w:delText>
        </w:r>
      </w:del>
    </w:p>
    <w:p w14:paraId="4B16ECB2" w14:textId="73DD25FA" w:rsidR="00614BDE" w:rsidRPr="0057151A" w:rsidRDefault="00E532BA" w:rsidP="00E03CF1">
      <w:pPr>
        <w:widowControl w:val="0"/>
        <w:ind w:left="480" w:hanging="480"/>
      </w:pPr>
      <w:r w:rsidRPr="0057151A">
        <w:t xml:space="preserve">Miller, K. F., Smith, C. M., Zhu, J., &amp; Zhang, H. (1995). Preschool origins of cross-national differences in mathematical competence. </w:t>
      </w:r>
      <w:r w:rsidRPr="0057151A">
        <w:rPr>
          <w:i/>
        </w:rPr>
        <w:t>Psychological Science</w:t>
      </w:r>
      <w:r w:rsidRPr="0057151A">
        <w:t xml:space="preserve">, </w:t>
      </w:r>
      <w:r w:rsidRPr="0057151A">
        <w:rPr>
          <w:i/>
        </w:rPr>
        <w:t>6</w:t>
      </w:r>
      <w:r w:rsidRPr="0057151A">
        <w:t>(1), 56–60.</w:t>
      </w:r>
    </w:p>
    <w:p w14:paraId="49833B4F" w14:textId="77777777" w:rsidR="00614BDE" w:rsidRPr="0057151A" w:rsidRDefault="00E532BA" w:rsidP="00E03CF1">
      <w:pPr>
        <w:widowControl w:val="0"/>
        <w:ind w:left="480" w:hanging="480"/>
      </w:pPr>
      <w:r w:rsidRPr="0057151A">
        <w:t xml:space="preserve">Miller, K. F., &amp; Stigler, J. W. (1987). Counting in Chinese: Cultural variation in a basic cognitive skill. </w:t>
      </w:r>
      <w:r w:rsidRPr="0057151A">
        <w:rPr>
          <w:i/>
        </w:rPr>
        <w:t>Cognitive Development</w:t>
      </w:r>
      <w:r w:rsidRPr="0057151A">
        <w:t xml:space="preserve">, </w:t>
      </w:r>
      <w:r w:rsidRPr="0057151A">
        <w:rPr>
          <w:i/>
        </w:rPr>
        <w:t>2</w:t>
      </w:r>
      <w:r w:rsidRPr="0057151A">
        <w:t>(3), 279–305. doi:10.1016/S0885-2014(87)90091-8</w:t>
      </w:r>
    </w:p>
    <w:p w14:paraId="4A872CF3" w14:textId="77777777" w:rsidR="00614BDE" w:rsidRPr="0057151A" w:rsidRDefault="00E532BA" w:rsidP="00E03CF1">
      <w:pPr>
        <w:widowControl w:val="0"/>
        <w:ind w:left="480" w:hanging="480"/>
      </w:pPr>
      <w:r w:rsidRPr="0057151A">
        <w:t xml:space="preserve">Monaghan, J. (2001). Young peoples’ ideas of infinity. </w:t>
      </w:r>
      <w:r w:rsidRPr="0057151A">
        <w:rPr>
          <w:i/>
        </w:rPr>
        <w:t>Educational Studies in Mathematics</w:t>
      </w:r>
      <w:r w:rsidRPr="0057151A">
        <w:t xml:space="preserve">, </w:t>
      </w:r>
      <w:r w:rsidRPr="0057151A">
        <w:rPr>
          <w:i/>
        </w:rPr>
        <w:t>48</w:t>
      </w:r>
      <w:r w:rsidRPr="0057151A">
        <w:t>, 239–257.</w:t>
      </w:r>
    </w:p>
    <w:p w14:paraId="3ED44BA8" w14:textId="77777777" w:rsidR="00614BDE" w:rsidRPr="0057151A" w:rsidRDefault="00E532BA" w:rsidP="00E03CF1">
      <w:pPr>
        <w:widowControl w:val="0"/>
        <w:ind w:left="480" w:hanging="480"/>
      </w:pPr>
      <w:r w:rsidRPr="0057151A">
        <w:t xml:space="preserve">Peirce, C. S. (1881). On the Logic of Number. </w:t>
      </w:r>
      <w:r w:rsidRPr="0057151A">
        <w:rPr>
          <w:i/>
        </w:rPr>
        <w:t xml:space="preserve">American Journal of Mathematics, </w:t>
      </w:r>
      <w:r w:rsidRPr="0057151A">
        <w:t xml:space="preserve">4. </w:t>
      </w:r>
    </w:p>
    <w:p w14:paraId="71673CA7" w14:textId="77777777" w:rsidR="00614BDE" w:rsidRPr="0057151A" w:rsidRDefault="00E532BA" w:rsidP="00E03CF1">
      <w:pPr>
        <w:widowControl w:val="0"/>
        <w:ind w:left="480" w:hanging="480"/>
      </w:pPr>
      <w:r w:rsidRPr="0057151A">
        <w:t xml:space="preserve">Piantadosi, S. T., </w:t>
      </w:r>
      <w:proofErr w:type="spellStart"/>
      <w:r w:rsidRPr="0057151A">
        <w:t>Jara</w:t>
      </w:r>
      <w:proofErr w:type="spellEnd"/>
      <w:r w:rsidRPr="0057151A">
        <w:t xml:space="preserve">-Ettinger, J., &amp; Gibson, E. (2014). Children’s learning of number words in an indigenous farming-foraging group. </w:t>
      </w:r>
      <w:r w:rsidRPr="0057151A">
        <w:rPr>
          <w:i/>
        </w:rPr>
        <w:t>Developmental Science</w:t>
      </w:r>
      <w:r w:rsidRPr="0057151A">
        <w:t xml:space="preserve">, </w:t>
      </w:r>
      <w:r w:rsidRPr="0057151A">
        <w:rPr>
          <w:i/>
        </w:rPr>
        <w:t>17</w:t>
      </w:r>
      <w:r w:rsidRPr="0057151A">
        <w:t>(4), 553–563.</w:t>
      </w:r>
    </w:p>
    <w:p w14:paraId="208EBD98" w14:textId="77777777" w:rsidR="00614BDE" w:rsidRPr="0057151A" w:rsidRDefault="00E532BA">
      <w:pPr>
        <w:widowControl w:val="0"/>
        <w:ind w:left="480" w:hanging="480"/>
        <w:rPr>
          <w:ins w:id="541" w:author="new" w:date="2020-02-26T12:50:00Z"/>
        </w:rPr>
      </w:pPr>
      <w:ins w:id="542" w:author="new" w:date="2020-02-26T12:50:00Z">
        <w:r w:rsidRPr="0057151A">
          <w:t>Pinker, S., &amp; Ullman, M. T. (2002). The past and future of the past tense. Trends in Cognitive Sciences, 6(11), 456-463.</w:t>
        </w:r>
      </w:ins>
    </w:p>
    <w:p w14:paraId="30ED27E3" w14:textId="77777777" w:rsidR="00614BDE" w:rsidRPr="0057151A" w:rsidRDefault="00E532BA" w:rsidP="00E03CF1">
      <w:pPr>
        <w:widowControl w:val="0"/>
        <w:ind w:left="480" w:hanging="480"/>
      </w:pPr>
      <w:r w:rsidRPr="0057151A">
        <w:t>R Core Team. (2019). R: A Language and Environment for Statistical Computing. Vienna, Austria. Retrieved from https://www.r-project.org</w:t>
      </w:r>
    </w:p>
    <w:p w14:paraId="15200243" w14:textId="77777777" w:rsidR="00614BDE" w:rsidRPr="0057151A" w:rsidRDefault="00E532BA" w:rsidP="00E03CF1">
      <w:pPr>
        <w:widowControl w:val="0"/>
        <w:ind w:left="480" w:hanging="480"/>
      </w:pPr>
      <w:r w:rsidRPr="0057151A">
        <w:t xml:space="preserve">Rule, J., </w:t>
      </w:r>
      <w:proofErr w:type="spellStart"/>
      <w:r w:rsidRPr="0057151A">
        <w:t>Dechter</w:t>
      </w:r>
      <w:proofErr w:type="spellEnd"/>
      <w:r w:rsidRPr="0057151A">
        <w:t xml:space="preserve">, E., &amp; Tenenbaum, J. B. (2015). Representing and learning a large system of number concepts with latent predicate networks. </w:t>
      </w:r>
      <w:r w:rsidRPr="0057151A">
        <w:rPr>
          <w:i/>
        </w:rPr>
        <w:t>Proceedings of the 37th Annual Conference of the Cognitive Science Society</w:t>
      </w:r>
      <w:r w:rsidRPr="0057151A">
        <w:t>, 2051–2056.</w:t>
      </w:r>
    </w:p>
    <w:p w14:paraId="0803932B" w14:textId="77777777" w:rsidR="00614BDE" w:rsidRPr="0057151A" w:rsidRDefault="00E532BA" w:rsidP="00E03CF1">
      <w:pPr>
        <w:widowControl w:val="0"/>
        <w:ind w:left="480" w:hanging="480"/>
      </w:pPr>
      <w:proofErr w:type="spellStart"/>
      <w:r w:rsidRPr="0057151A">
        <w:t>Sarnecka</w:t>
      </w:r>
      <w:proofErr w:type="spellEnd"/>
      <w:r w:rsidRPr="0057151A">
        <w:t xml:space="preserve">, B. W., &amp; Carey, S. (2008). How counting represents number: what children must learn and when they learn it. </w:t>
      </w:r>
      <w:r w:rsidRPr="0057151A">
        <w:rPr>
          <w:i/>
        </w:rPr>
        <w:t>Cognition</w:t>
      </w:r>
      <w:r w:rsidRPr="0057151A">
        <w:t xml:space="preserve">, </w:t>
      </w:r>
      <w:r w:rsidRPr="0057151A">
        <w:rPr>
          <w:i/>
        </w:rPr>
        <w:t>108</w:t>
      </w:r>
      <w:r w:rsidRPr="0057151A">
        <w:t>(3), 662–674.</w:t>
      </w:r>
    </w:p>
    <w:p w14:paraId="0C318F66" w14:textId="77777777" w:rsidR="00614BDE" w:rsidRPr="0057151A" w:rsidRDefault="00E532BA" w:rsidP="00E03CF1">
      <w:pPr>
        <w:widowControl w:val="0"/>
        <w:ind w:left="480" w:hanging="480"/>
      </w:pPr>
      <w:proofErr w:type="spellStart"/>
      <w:r w:rsidRPr="0057151A">
        <w:lastRenderedPageBreak/>
        <w:t>Sarnecka</w:t>
      </w:r>
      <w:proofErr w:type="spellEnd"/>
      <w:r w:rsidRPr="0057151A">
        <w:t xml:space="preserve">, B. W., </w:t>
      </w:r>
      <w:proofErr w:type="spellStart"/>
      <w:r w:rsidRPr="0057151A">
        <w:t>Kamenskaya</w:t>
      </w:r>
      <w:proofErr w:type="spellEnd"/>
      <w:r w:rsidRPr="0057151A">
        <w:t xml:space="preserve">, V. G., </w:t>
      </w:r>
      <w:proofErr w:type="spellStart"/>
      <w:r w:rsidRPr="0057151A">
        <w:t>Yamana</w:t>
      </w:r>
      <w:proofErr w:type="spellEnd"/>
      <w:r w:rsidRPr="0057151A">
        <w:t xml:space="preserve">, Y., Ogura, T., &amp; </w:t>
      </w:r>
      <w:proofErr w:type="spellStart"/>
      <w:r w:rsidRPr="0057151A">
        <w:t>Yudovina</w:t>
      </w:r>
      <w:proofErr w:type="spellEnd"/>
      <w:r w:rsidRPr="0057151A">
        <w:t xml:space="preserve">, Y. B. (2007). From grammatical number to exact numbers: Early meanings of ‘one’, ‘two’, and ‘three’ in English, Russian, and Japanese. </w:t>
      </w:r>
      <w:r w:rsidRPr="0057151A">
        <w:rPr>
          <w:i/>
        </w:rPr>
        <w:t>Cognitive Psychology</w:t>
      </w:r>
      <w:r w:rsidRPr="0057151A">
        <w:t xml:space="preserve">, </w:t>
      </w:r>
      <w:r w:rsidRPr="0057151A">
        <w:rPr>
          <w:i/>
        </w:rPr>
        <w:t>55</w:t>
      </w:r>
      <w:r w:rsidRPr="0057151A">
        <w:t>(2), 136–168.</w:t>
      </w:r>
    </w:p>
    <w:p w14:paraId="6456E710" w14:textId="77777777" w:rsidR="00614BDE" w:rsidRPr="0057151A" w:rsidRDefault="00E532BA" w:rsidP="00E03CF1">
      <w:pPr>
        <w:widowControl w:val="0"/>
        <w:ind w:left="480" w:hanging="480"/>
      </w:pPr>
      <w:proofErr w:type="spellStart"/>
      <w:r w:rsidRPr="0057151A">
        <w:t>Sarnecka</w:t>
      </w:r>
      <w:proofErr w:type="spellEnd"/>
      <w:r w:rsidRPr="0057151A">
        <w:t xml:space="preserve">, B. W., &amp; Lee, M. D. (2009). Levels of number knowledge during early childhood. </w:t>
      </w:r>
      <w:r w:rsidRPr="0057151A">
        <w:rPr>
          <w:i/>
        </w:rPr>
        <w:t>Journal of Experimental Child Psychology</w:t>
      </w:r>
      <w:r w:rsidRPr="0057151A">
        <w:t xml:space="preserve">, </w:t>
      </w:r>
      <w:r w:rsidRPr="0057151A">
        <w:rPr>
          <w:i/>
        </w:rPr>
        <w:t>103</w:t>
      </w:r>
      <w:r w:rsidRPr="0057151A">
        <w:t>(3), 325–337.</w:t>
      </w:r>
    </w:p>
    <w:p w14:paraId="74EB34B0" w14:textId="77777777" w:rsidR="00614BDE" w:rsidRPr="0057151A" w:rsidRDefault="00E532BA" w:rsidP="00E03CF1">
      <w:pPr>
        <w:widowControl w:val="0"/>
        <w:ind w:left="480" w:hanging="480"/>
      </w:pPr>
      <w:r w:rsidRPr="0057151A">
        <w:t xml:space="preserve">Schaeffer, B., Eggleston, V. H., &amp; Scott, J. L. (1974). Number development in young children. </w:t>
      </w:r>
      <w:r w:rsidRPr="0057151A">
        <w:rPr>
          <w:i/>
        </w:rPr>
        <w:t>Cognitive Psychology</w:t>
      </w:r>
      <w:r w:rsidRPr="0057151A">
        <w:t xml:space="preserve">, </w:t>
      </w:r>
      <w:r w:rsidRPr="0057151A">
        <w:rPr>
          <w:i/>
        </w:rPr>
        <w:t>6</w:t>
      </w:r>
      <w:r w:rsidRPr="0057151A">
        <w:t>(3), 357–379.</w:t>
      </w:r>
    </w:p>
    <w:p w14:paraId="7E514902" w14:textId="77777777" w:rsidR="00614BDE" w:rsidRPr="0057151A" w:rsidRDefault="00E532BA">
      <w:pPr>
        <w:widowControl w:val="0"/>
        <w:ind w:left="480" w:hanging="480"/>
        <w:rPr>
          <w:ins w:id="543" w:author="new" w:date="2020-02-26T12:50:00Z"/>
        </w:rPr>
      </w:pPr>
      <w:ins w:id="544" w:author="new" w:date="2020-02-26T12:50:00Z">
        <w:r w:rsidRPr="0057151A">
          <w:t xml:space="preserve">Schneider, R. M., Sullivan, J., </w:t>
        </w:r>
        <w:proofErr w:type="spellStart"/>
        <w:r w:rsidRPr="0057151A">
          <w:t>Marušič</w:t>
        </w:r>
        <w:proofErr w:type="spellEnd"/>
        <w:r w:rsidRPr="0057151A">
          <w:t xml:space="preserve">, F., </w:t>
        </w:r>
        <w:proofErr w:type="spellStart"/>
        <w:r w:rsidRPr="0057151A">
          <w:t>Žaucer</w:t>
        </w:r>
        <w:proofErr w:type="spellEnd"/>
        <w:r w:rsidRPr="0057151A">
          <w:t xml:space="preserve">, R., Biswas, P., </w:t>
        </w:r>
        <w:proofErr w:type="spellStart"/>
        <w:r w:rsidRPr="0057151A">
          <w:t>Mišmaš</w:t>
        </w:r>
        <w:proofErr w:type="spellEnd"/>
        <w:r w:rsidRPr="0057151A">
          <w:t xml:space="preserve">, P., </w:t>
        </w:r>
        <w:proofErr w:type="spellStart"/>
        <w:r w:rsidRPr="0057151A">
          <w:t>Plesničar</w:t>
        </w:r>
        <w:proofErr w:type="spellEnd"/>
        <w:r w:rsidRPr="0057151A">
          <w:t xml:space="preserve">, V., &amp; Barner, D. (2020). Do children use language structure to discover the recursive rules of counting? </w:t>
        </w:r>
        <w:r w:rsidRPr="0057151A">
          <w:rPr>
            <w:i/>
          </w:rPr>
          <w:t>Cognitive Psychology</w:t>
        </w:r>
        <w:r w:rsidRPr="0057151A">
          <w:t>, 117, 101263. https://doi.org/10.1016/j.cogpsych.2019.101263</w:t>
        </w:r>
      </w:ins>
    </w:p>
    <w:p w14:paraId="0F6AC259" w14:textId="77777777" w:rsidR="00614BDE" w:rsidRPr="0057151A" w:rsidRDefault="00E532BA">
      <w:pPr>
        <w:widowControl w:val="0"/>
        <w:ind w:left="480" w:hanging="480"/>
        <w:rPr>
          <w:ins w:id="545" w:author="new" w:date="2020-02-26T12:50:00Z"/>
        </w:rPr>
      </w:pPr>
      <w:ins w:id="546" w:author="new" w:date="2020-02-26T12:50:00Z">
        <w:r w:rsidRPr="0057151A">
          <w:t>Schneider, R.M., Sullivan, J., Guo, K., and Barner, D. (in prep) What counts? Sources of knowledge in children’s acquisition of the successor function</w:t>
        </w:r>
      </w:ins>
    </w:p>
    <w:p w14:paraId="0DAE841C" w14:textId="77777777" w:rsidR="00614BDE" w:rsidRPr="0057151A" w:rsidRDefault="00E532BA">
      <w:pPr>
        <w:widowControl w:val="0"/>
        <w:ind w:left="480" w:hanging="480"/>
        <w:rPr>
          <w:ins w:id="547" w:author="new" w:date="2020-02-26T12:50:00Z"/>
        </w:rPr>
      </w:pPr>
      <w:ins w:id="548" w:author="new" w:date="2020-02-26T12:50:00Z">
        <w:r w:rsidRPr="0057151A">
          <w:t xml:space="preserve">Sella, F. &amp; </w:t>
        </w:r>
        <w:proofErr w:type="spellStart"/>
        <w:r w:rsidRPr="0057151A">
          <w:t>Lucangeli</w:t>
        </w:r>
        <w:proofErr w:type="spellEnd"/>
        <w:r w:rsidRPr="0057151A">
          <w:t xml:space="preserve">, D. (2020). The knowledge of the preceding number reveals a mature understanding of the number sequence. </w:t>
        </w:r>
        <w:r w:rsidRPr="0057151A">
          <w:rPr>
            <w:i/>
          </w:rPr>
          <w:t>Cognition, 194</w:t>
        </w:r>
        <w:r w:rsidRPr="0057151A">
          <w:t>.</w:t>
        </w:r>
      </w:ins>
    </w:p>
    <w:p w14:paraId="7B0EED5A" w14:textId="77777777" w:rsidR="00614BDE" w:rsidRPr="0057151A" w:rsidRDefault="00E532BA" w:rsidP="00E03CF1">
      <w:pPr>
        <w:widowControl w:val="0"/>
        <w:ind w:left="480" w:hanging="480"/>
      </w:pPr>
      <w:r w:rsidRPr="0057151A">
        <w:t xml:space="preserve">Siegler, R. S., &amp; Robinson, M. (1982). The development of numerical understandings. </w:t>
      </w:r>
      <w:r w:rsidRPr="0057151A">
        <w:rPr>
          <w:i/>
        </w:rPr>
        <w:t>Advances in Child Development and Behavior</w:t>
      </w:r>
      <w:r w:rsidRPr="0057151A">
        <w:t xml:space="preserve">, </w:t>
      </w:r>
      <w:r w:rsidRPr="0057151A">
        <w:rPr>
          <w:i/>
        </w:rPr>
        <w:t>16</w:t>
      </w:r>
      <w:r w:rsidRPr="0057151A">
        <w:t>, 279–312.</w:t>
      </w:r>
    </w:p>
    <w:p w14:paraId="06B484F8" w14:textId="77777777" w:rsidR="00614BDE" w:rsidRPr="0057151A" w:rsidRDefault="00E532BA" w:rsidP="00E03CF1">
      <w:pPr>
        <w:widowControl w:val="0"/>
        <w:ind w:left="480" w:hanging="480"/>
      </w:pPr>
      <w:r w:rsidRPr="0057151A">
        <w:t xml:space="preserve">Singer, F. M., &amp; </w:t>
      </w:r>
      <w:proofErr w:type="spellStart"/>
      <w:r w:rsidRPr="0057151A">
        <w:t>Voica</w:t>
      </w:r>
      <w:proofErr w:type="spellEnd"/>
      <w:r w:rsidRPr="0057151A">
        <w:t xml:space="preserve">, C. (2008). Between perception and intuition: Learning about infinity. </w:t>
      </w:r>
      <w:r w:rsidRPr="0057151A">
        <w:rPr>
          <w:i/>
        </w:rPr>
        <w:t>Journal of Mathematical Behavior</w:t>
      </w:r>
      <w:r w:rsidRPr="0057151A">
        <w:t xml:space="preserve">, </w:t>
      </w:r>
      <w:r w:rsidRPr="0057151A">
        <w:rPr>
          <w:i/>
        </w:rPr>
        <w:t>27</w:t>
      </w:r>
      <w:r w:rsidRPr="0057151A">
        <w:t>(3), 188–205.</w:t>
      </w:r>
    </w:p>
    <w:p w14:paraId="565DC787" w14:textId="77777777" w:rsidR="00614BDE" w:rsidRPr="0057151A" w:rsidRDefault="00E532BA" w:rsidP="00E03CF1">
      <w:pPr>
        <w:widowControl w:val="0"/>
        <w:ind w:left="480" w:hanging="480"/>
      </w:pPr>
      <w:r w:rsidRPr="0057151A">
        <w:t xml:space="preserve">Smith, C. L., Solomon, G. E. A., &amp; Carey, S. (2005). Never getting to zero: Elementary school students’ understanding of the infinite divisibility of number and matter. </w:t>
      </w:r>
      <w:r w:rsidRPr="0057151A">
        <w:rPr>
          <w:i/>
        </w:rPr>
        <w:t>Cognitive Psychology</w:t>
      </w:r>
      <w:r w:rsidRPr="0057151A">
        <w:t xml:space="preserve">, </w:t>
      </w:r>
      <w:r w:rsidRPr="0057151A">
        <w:rPr>
          <w:i/>
        </w:rPr>
        <w:t>51</w:t>
      </w:r>
      <w:r w:rsidRPr="0057151A">
        <w:t>(2), 101–140.</w:t>
      </w:r>
    </w:p>
    <w:p w14:paraId="66BC710A" w14:textId="77777777" w:rsidR="00614BDE" w:rsidRPr="0057151A" w:rsidRDefault="00E532BA" w:rsidP="00E03CF1">
      <w:pPr>
        <w:widowControl w:val="0"/>
        <w:ind w:left="480" w:hanging="480"/>
      </w:pPr>
      <w:proofErr w:type="spellStart"/>
      <w:r w:rsidRPr="0057151A">
        <w:t>Spaepen</w:t>
      </w:r>
      <w:proofErr w:type="spellEnd"/>
      <w:r w:rsidRPr="0057151A">
        <w:t xml:space="preserve">, E., Gunderson, E. A., Gibson, D., Goldin-Meadow, S., &amp; Levine, S. C. (2018). Meaning before order: Cardinal principle knowledge predicts improvement in understanding the successor principle and exact ordering. </w:t>
      </w:r>
      <w:r w:rsidRPr="0057151A">
        <w:rPr>
          <w:i/>
        </w:rPr>
        <w:t>Cognition</w:t>
      </w:r>
      <w:r w:rsidRPr="0057151A">
        <w:t xml:space="preserve">, </w:t>
      </w:r>
      <w:r w:rsidRPr="0057151A">
        <w:rPr>
          <w:i/>
        </w:rPr>
        <w:t>180</w:t>
      </w:r>
      <w:r w:rsidRPr="0057151A">
        <w:t xml:space="preserve">, 59–81. </w:t>
      </w:r>
    </w:p>
    <w:p w14:paraId="2B206848" w14:textId="77777777" w:rsidR="00614BDE" w:rsidRPr="0057151A" w:rsidRDefault="00E532BA" w:rsidP="00E03CF1">
      <w:pPr>
        <w:widowControl w:val="0"/>
        <w:ind w:left="480" w:hanging="480"/>
      </w:pPr>
      <w:r w:rsidRPr="0057151A">
        <w:t xml:space="preserve">von Leibniz, G. W. (1996). </w:t>
      </w:r>
      <w:r w:rsidRPr="0057151A">
        <w:rPr>
          <w:i/>
        </w:rPr>
        <w:t>New essays on human understanding</w:t>
      </w:r>
      <w:r w:rsidRPr="0057151A">
        <w:t>. (P. Remnant &amp; J. Bennett, Trans.). Cambridge: Cambridge University Press.</w:t>
      </w:r>
    </w:p>
    <w:p w14:paraId="154D6973" w14:textId="77777777" w:rsidR="00614BDE" w:rsidRPr="0057151A" w:rsidRDefault="00E532BA" w:rsidP="00E03CF1">
      <w:pPr>
        <w:widowControl w:val="0"/>
        <w:ind w:left="480" w:hanging="480"/>
      </w:pPr>
      <w:r w:rsidRPr="0057151A">
        <w:lastRenderedPageBreak/>
        <w:t xml:space="preserve">Wagner, K., Kimura, K., Cheung, P., &amp; Barner, D. (2015). Why is number word learning hard? Evidence from bilingual learners. </w:t>
      </w:r>
      <w:r w:rsidRPr="0057151A">
        <w:rPr>
          <w:i/>
        </w:rPr>
        <w:t>Cognitive Psychology</w:t>
      </w:r>
      <w:r w:rsidRPr="0057151A">
        <w:t xml:space="preserve">, </w:t>
      </w:r>
      <w:r w:rsidRPr="0057151A">
        <w:rPr>
          <w:i/>
        </w:rPr>
        <w:t>83</w:t>
      </w:r>
      <w:r w:rsidRPr="0057151A">
        <w:t>, 1–21.</w:t>
      </w:r>
    </w:p>
    <w:p w14:paraId="55D32BB4" w14:textId="77777777" w:rsidR="00614BDE" w:rsidRPr="0057151A" w:rsidRDefault="00E532BA">
      <w:pPr>
        <w:widowControl w:val="0"/>
        <w:ind w:left="480" w:hanging="480"/>
      </w:pPr>
      <w:r w:rsidRPr="0057151A">
        <w:t xml:space="preserve">Wright, C. (1983) </w:t>
      </w:r>
      <w:proofErr w:type="spellStart"/>
      <w:r w:rsidRPr="0057151A">
        <w:t>Frege’s</w:t>
      </w:r>
      <w:proofErr w:type="spellEnd"/>
      <w:r w:rsidRPr="0057151A">
        <w:t xml:space="preserve"> Conception of Numbers as Objects. Aberdeen University Press</w:t>
      </w:r>
    </w:p>
    <w:p w14:paraId="21408ACF" w14:textId="77777777" w:rsidR="00614BDE" w:rsidRPr="0057151A" w:rsidRDefault="00E532BA" w:rsidP="00E03CF1">
      <w:pPr>
        <w:widowControl w:val="0"/>
        <w:ind w:left="480" w:hanging="480"/>
      </w:pPr>
      <w:r w:rsidRPr="0057151A">
        <w:t xml:space="preserve">Wright, R. J. (1994). A study of the numerical development of 5-year-olds and 6-year-olds. </w:t>
      </w:r>
      <w:r w:rsidRPr="0057151A">
        <w:rPr>
          <w:i/>
        </w:rPr>
        <w:t>Educational Studies in Mathematics</w:t>
      </w:r>
      <w:r w:rsidRPr="0057151A">
        <w:t xml:space="preserve">, </w:t>
      </w:r>
      <w:r w:rsidRPr="0057151A">
        <w:rPr>
          <w:i/>
        </w:rPr>
        <w:t>26</w:t>
      </w:r>
      <w:r w:rsidRPr="0057151A">
        <w:t>(1), 25–44.</w:t>
      </w:r>
    </w:p>
    <w:p w14:paraId="4419E8B0" w14:textId="77777777" w:rsidR="00614BDE" w:rsidRPr="0057151A" w:rsidRDefault="00E532BA" w:rsidP="00E03CF1">
      <w:pPr>
        <w:widowControl w:val="0"/>
        <w:ind w:left="480" w:hanging="480"/>
      </w:pPr>
      <w:r w:rsidRPr="0057151A">
        <w:t xml:space="preserve">Wynn, K. (1990). Children’s understanding of counting. </w:t>
      </w:r>
      <w:r w:rsidRPr="0057151A">
        <w:rPr>
          <w:i/>
        </w:rPr>
        <w:t>Cognition</w:t>
      </w:r>
      <w:r w:rsidRPr="0057151A">
        <w:t xml:space="preserve">, </w:t>
      </w:r>
      <w:r w:rsidRPr="0057151A">
        <w:rPr>
          <w:i/>
        </w:rPr>
        <w:t>36</w:t>
      </w:r>
      <w:r w:rsidRPr="0057151A">
        <w:t xml:space="preserve">(2), 155–193. </w:t>
      </w:r>
    </w:p>
    <w:p w14:paraId="31007856" w14:textId="77777777" w:rsidR="00614BDE" w:rsidRPr="0057151A" w:rsidRDefault="00E532BA" w:rsidP="00E03CF1">
      <w:pPr>
        <w:widowControl w:val="0"/>
        <w:ind w:left="480" w:hanging="480"/>
      </w:pPr>
      <w:r w:rsidRPr="0057151A">
        <w:t xml:space="preserve">Wynn, K. (1992). Children’s acquisition of the number words and the counting system. </w:t>
      </w:r>
      <w:r w:rsidRPr="0057151A">
        <w:rPr>
          <w:i/>
        </w:rPr>
        <w:t>Cognitive Psychology</w:t>
      </w:r>
      <w:r w:rsidRPr="0057151A">
        <w:t xml:space="preserve">, </w:t>
      </w:r>
      <w:r w:rsidRPr="0057151A">
        <w:rPr>
          <w:i/>
        </w:rPr>
        <w:t>24</w:t>
      </w:r>
      <w:r w:rsidRPr="0057151A">
        <w:t>(2), 220–251.</w:t>
      </w:r>
    </w:p>
    <w:p w14:paraId="7A155142" w14:textId="77777777" w:rsidR="00614BDE" w:rsidRPr="0057151A" w:rsidRDefault="00E532BA" w:rsidP="00E03CF1">
      <w:pPr>
        <w:widowControl w:val="0"/>
        <w:ind w:left="480" w:hanging="480"/>
      </w:pPr>
      <w:r w:rsidRPr="0057151A">
        <w:t>Yang, C. (2016, April). The Linguistic Origin of the Next Number. Retrieved from https://ling.auf.net/lingbuzz/003824</w:t>
      </w:r>
    </w:p>
    <w:p w14:paraId="1EDB3EE6" w14:textId="77777777" w:rsidR="00614BDE" w:rsidRPr="0057151A" w:rsidRDefault="00614BDE">
      <w:pPr>
        <w:widowControl w:val="0"/>
        <w:ind w:left="480" w:hanging="480"/>
        <w:rPr>
          <w:ins w:id="549" w:author="new" w:date="2020-02-26T12:50:00Z"/>
        </w:rPr>
      </w:pPr>
    </w:p>
    <w:p w14:paraId="5C08C303" w14:textId="77777777" w:rsidR="00614BDE" w:rsidRPr="0057151A" w:rsidRDefault="00614BDE" w:rsidP="00E03CF1">
      <w:pPr>
        <w:widowControl w:val="0"/>
        <w:ind w:left="480" w:hanging="480"/>
      </w:pPr>
    </w:p>
    <w:sectPr w:rsidR="00614BDE" w:rsidRPr="0057151A" w:rsidSect="00E03CF1">
      <w:pgSz w:w="12240" w:h="15840"/>
      <w:pgMar w:top="1440" w:right="1440" w:bottom="1440" w:left="1440"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CC3BA" w14:textId="77777777" w:rsidR="009B3C88" w:rsidRDefault="009B3C88">
      <w:pPr>
        <w:spacing w:line="240" w:lineRule="auto"/>
      </w:pPr>
      <w:r>
        <w:separator/>
      </w:r>
    </w:p>
  </w:endnote>
  <w:endnote w:type="continuationSeparator" w:id="0">
    <w:p w14:paraId="56AF88C0" w14:textId="77777777" w:rsidR="009B3C88" w:rsidRDefault="009B3C88">
      <w:pPr>
        <w:spacing w:line="240" w:lineRule="auto"/>
      </w:pPr>
      <w:r>
        <w:continuationSeparator/>
      </w:r>
    </w:p>
  </w:endnote>
  <w:endnote w:type="continuationNotice" w:id="1">
    <w:p w14:paraId="49D61255" w14:textId="77777777" w:rsidR="009B3C88" w:rsidRDefault="009B3C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C3AF0" w14:textId="77777777" w:rsidR="009B3C88" w:rsidRDefault="009B3C88">
      <w:pPr>
        <w:spacing w:line="240" w:lineRule="auto"/>
      </w:pPr>
      <w:r>
        <w:separator/>
      </w:r>
    </w:p>
  </w:footnote>
  <w:footnote w:type="continuationSeparator" w:id="0">
    <w:p w14:paraId="0C2F2637" w14:textId="77777777" w:rsidR="009B3C88" w:rsidRDefault="009B3C88">
      <w:pPr>
        <w:spacing w:line="240" w:lineRule="auto"/>
      </w:pPr>
      <w:r>
        <w:continuationSeparator/>
      </w:r>
    </w:p>
  </w:footnote>
  <w:footnote w:type="continuationNotice" w:id="1">
    <w:p w14:paraId="47BAFB5D" w14:textId="77777777" w:rsidR="009B3C88" w:rsidRDefault="009B3C88">
      <w:pPr>
        <w:spacing w:line="240" w:lineRule="auto"/>
      </w:pPr>
    </w:p>
  </w:footnote>
  <w:footnote w:id="2">
    <w:p w14:paraId="5C8981DE" w14:textId="77777777" w:rsidR="00E03CF1" w:rsidRPr="003F14A8" w:rsidRDefault="00E03CF1" w:rsidP="003F14A8">
      <w:pPr>
        <w:pBdr>
          <w:top w:val="nil"/>
          <w:left w:val="nil"/>
          <w:bottom w:val="nil"/>
          <w:right w:val="nil"/>
          <w:between w:val="nil"/>
        </w:pBdr>
        <w:spacing w:line="240" w:lineRule="auto"/>
        <w:ind w:firstLine="0"/>
        <w:rPr>
          <w:color w:val="000000"/>
        </w:rPr>
      </w:pPr>
      <w:r w:rsidRPr="003F14A8">
        <w:rPr>
          <w:vertAlign w:val="superscript"/>
        </w:rPr>
        <w:footnoteRef/>
      </w:r>
      <w:r w:rsidRPr="003F14A8">
        <w:rPr>
          <w:color w:val="000000"/>
        </w:rPr>
        <w:t xml:space="preserve"> Present address: Department of Brain and Cognitive Sciences, Massachusetts Institute of Technology, Cambridge, MA 02138, USA</w:t>
      </w:r>
    </w:p>
  </w:footnote>
  <w:footnote w:id="3">
    <w:p w14:paraId="2247FF16" w14:textId="77777777" w:rsidR="00E03CF1" w:rsidRPr="00886D75" w:rsidRDefault="00E03CF1">
      <w:pPr>
        <w:spacing w:line="240" w:lineRule="auto"/>
        <w:ind w:firstLine="0"/>
      </w:pPr>
      <w:ins w:id="217" w:author="new" w:date="2020-02-26T12:50:00Z">
        <w:r w:rsidRPr="00886D75">
          <w:rPr>
            <w:vertAlign w:val="superscript"/>
          </w:rPr>
          <w:footnoteRef/>
        </w:r>
        <w:r w:rsidRPr="00886D75">
          <w:t xml:space="preserve"> For detailed demographic information regarding San Diego residents, see https://www.census.gov/quickfacts/fact/table/sandiegocountycalifornia,CA/PST045218</w:t>
        </w:r>
      </w:ins>
    </w:p>
  </w:footnote>
  <w:footnote w:id="4">
    <w:p w14:paraId="4B012BB7" w14:textId="77777777" w:rsidR="00E03CF1" w:rsidRDefault="00E03CF1" w:rsidP="00B1631A">
      <w:pPr>
        <w:pStyle w:val="FootnoteText"/>
        <w:ind w:firstLine="0"/>
      </w:pPr>
      <w:del w:id="225" w:author="new" w:date="2020-02-26T12:50:00Z">
        <w:r w:rsidRPr="00E43D07">
          <w:rPr>
            <w:rStyle w:val="FootnoteReference"/>
            <w:sz w:val="22"/>
            <w:szCs w:val="22"/>
          </w:rPr>
          <w:footnoteRef/>
        </w:r>
        <w:r w:rsidRPr="00E43D07">
          <w:rPr>
            <w:sz w:val="22"/>
            <w:szCs w:val="22"/>
          </w:rPr>
          <w:delText xml:space="preserve"> Additionally, we allowed for at most 3 errors in each decade.</w:delText>
        </w:r>
      </w:del>
    </w:p>
  </w:footnote>
  <w:footnote w:id="5">
    <w:p w14:paraId="3F11B5E0" w14:textId="77777777" w:rsidR="00E03CF1" w:rsidRPr="003F14A8" w:rsidRDefault="00E03CF1" w:rsidP="003F14A8">
      <w:pPr>
        <w:pBdr>
          <w:top w:val="nil"/>
          <w:left w:val="nil"/>
          <w:bottom w:val="nil"/>
          <w:right w:val="nil"/>
          <w:between w:val="nil"/>
        </w:pBdr>
        <w:spacing w:line="240" w:lineRule="auto"/>
        <w:ind w:firstLine="0"/>
        <w:rPr>
          <w:color w:val="000000"/>
        </w:rPr>
      </w:pPr>
      <w:r w:rsidRPr="003F14A8">
        <w:rPr>
          <w:vertAlign w:val="superscript"/>
        </w:rPr>
        <w:footnoteRef/>
      </w:r>
      <w:r w:rsidRPr="003F14A8">
        <w:rPr>
          <w:color w:val="000000"/>
        </w:rPr>
        <w:t xml:space="preserve"> Upon coding the data, we noticed that some counting errors were not detected during the experiment, such that some children (</w:t>
      </w:r>
      <w:r w:rsidRPr="003F14A8">
        <w:rPr>
          <w:i/>
          <w:color w:val="000000"/>
        </w:rPr>
        <w:t xml:space="preserve">n </w:t>
      </w:r>
      <w:r w:rsidRPr="003F14A8">
        <w:rPr>
          <w:color w:val="000000"/>
        </w:rPr>
        <w:t>= 10) received a decade prompt despite making mid-decade errors before their first Decade-Change Error. We classified these children as Non-Productive Counters irrespective of their subsequent counting progress, since they should not have received a decade prompt. Any counting past the erroneously provided decade prompt was excluded from our analyses.</w:t>
      </w:r>
    </w:p>
  </w:footnote>
  <w:footnote w:id="6">
    <w:p w14:paraId="257B25C6" w14:textId="77777777" w:rsidR="00E03CF1" w:rsidRPr="00886D75" w:rsidRDefault="00E03CF1">
      <w:pPr>
        <w:spacing w:line="240" w:lineRule="auto"/>
        <w:ind w:firstLine="0"/>
      </w:pPr>
      <w:r w:rsidRPr="00886D75">
        <w:rPr>
          <w:vertAlign w:val="superscript"/>
        </w:rPr>
        <w:footnoteRef/>
      </w:r>
      <w:r w:rsidRPr="00886D75">
        <w:t xml:space="preserve"> Because we consider skipped sequences as single errors, this classification allows for the possibility that children improve by two decades with a single error that skips most of that sequence (e.g. “29, [prompt 30], 48,49”). Post-hoc checks confirmed that no participants were classified as Productive Counters due to this loophole; all Productive Counters counted-up correctly from decade prompts (i.e. “[prompt 30], 31”).</w:t>
      </w:r>
    </w:p>
  </w:footnote>
  <w:footnote w:id="7">
    <w:p w14:paraId="0064D6C7" w14:textId="77777777" w:rsidR="00E03CF1" w:rsidRPr="00E03CF1" w:rsidRDefault="00E03CF1" w:rsidP="00E03CF1">
      <w:pPr>
        <w:pBdr>
          <w:top w:val="nil"/>
          <w:left w:val="nil"/>
          <w:bottom w:val="nil"/>
          <w:right w:val="nil"/>
          <w:between w:val="nil"/>
        </w:pBdr>
        <w:spacing w:line="240" w:lineRule="auto"/>
        <w:ind w:firstLine="0"/>
        <w:rPr>
          <w:color w:val="000000"/>
        </w:rPr>
      </w:pPr>
      <w:r w:rsidRPr="00E03CF1">
        <w:rPr>
          <w:vertAlign w:val="superscript"/>
        </w:rPr>
        <w:footnoteRef/>
      </w:r>
      <w:r w:rsidRPr="00E03CF1">
        <w:rPr>
          <w:color w:val="000000"/>
        </w:rPr>
        <w:t xml:space="preserve"> Continuous variables were mean-centered and scaled by 1 standard deviation. Categorical variables (all binary in this paper) were also mean-centered and weighted by their group counts (i.e. weighted effect coding, see </w:t>
      </w:r>
      <w:proofErr w:type="spellStart"/>
      <w:r w:rsidRPr="00E03CF1">
        <w:rPr>
          <w:color w:val="000000"/>
        </w:rPr>
        <w:t>Grotenhuis</w:t>
      </w:r>
      <w:proofErr w:type="spellEnd"/>
      <w:r w:rsidRPr="00E03CF1">
        <w:rPr>
          <w:color w:val="000000"/>
        </w:rPr>
        <w:t xml:space="preserve"> et al., 2017). This allows regression coefficients to be interpreted as standardized main effects and to be compared across models.</w:t>
      </w:r>
    </w:p>
    <w:p w14:paraId="37904C76" w14:textId="77777777" w:rsidR="00E03CF1" w:rsidRPr="00E03CF1" w:rsidRDefault="00E03CF1" w:rsidP="00E03CF1">
      <w:pPr>
        <w:pBdr>
          <w:top w:val="nil"/>
          <w:left w:val="nil"/>
          <w:bottom w:val="nil"/>
          <w:right w:val="nil"/>
          <w:between w:val="nil"/>
        </w:pBdr>
        <w:spacing w:line="240" w:lineRule="auto"/>
        <w:ind w:firstLine="0"/>
        <w:rPr>
          <w:color w:val="000000"/>
        </w:rPr>
      </w:pPr>
    </w:p>
  </w:footnote>
  <w:footnote w:id="8">
    <w:p w14:paraId="35D21F3D" w14:textId="2F3E208E" w:rsidR="00E03CF1" w:rsidRPr="003F14A8" w:rsidRDefault="00E03CF1" w:rsidP="00E03CF1">
      <w:pPr>
        <w:pBdr>
          <w:top w:val="nil"/>
          <w:left w:val="nil"/>
          <w:bottom w:val="nil"/>
          <w:right w:val="nil"/>
          <w:between w:val="nil"/>
        </w:pBdr>
        <w:spacing w:line="240" w:lineRule="auto"/>
        <w:ind w:firstLine="0"/>
        <w:rPr>
          <w:color w:val="000000"/>
        </w:rPr>
      </w:pPr>
      <w:r w:rsidRPr="003F14A8">
        <w:rPr>
          <w:vertAlign w:val="superscript"/>
        </w:rPr>
        <w:footnoteRef/>
      </w:r>
      <w:r w:rsidRPr="003F14A8">
        <w:rPr>
          <w:color w:val="000000"/>
        </w:rPr>
        <w:t xml:space="preserve"> We obtain similar results when all Productive counters are included: there was a significant effect of Initial Highest Count, but not Productivity or Age. </w:t>
      </w:r>
      <w:r w:rsidRPr="00886D75">
        <w:t>However, the interaction of Productivity and Initial Highest Count was no longer significant, likely because Productive Counters (IHC</w:t>
      </w:r>
      <w:r w:rsidRPr="00886D75">
        <w:rPr>
          <w:rFonts w:ascii="Gungsuh" w:eastAsia="Gungsuh" w:hAnsi="Gungsuh" w:cs="Gungsuh"/>
        </w:rPr>
        <w:t>≥</w:t>
      </w:r>
      <w:r w:rsidRPr="00886D75">
        <w:t xml:space="preserve">99) performed at ceiling. </w:t>
      </w:r>
      <w:r w:rsidRPr="003F14A8">
        <w:rPr>
          <w:color w:val="000000"/>
        </w:rPr>
        <w:t xml:space="preserve">Full analysis results are reported in </w:t>
      </w:r>
      <w:r w:rsidRPr="00886D75">
        <w:rPr>
          <w:color w:val="000000"/>
        </w:rPr>
        <w:t>Supplemental</w:t>
      </w:r>
      <w:r w:rsidRPr="003F14A8">
        <w:rPr>
          <w:color w:val="000000"/>
        </w:rPr>
        <w:t xml:space="preserve"> Materials (B).</w:t>
      </w:r>
    </w:p>
  </w:footnote>
  <w:footnote w:id="9">
    <w:p w14:paraId="59053D40" w14:textId="77777777" w:rsidR="00E03CF1" w:rsidRPr="00E03CF1" w:rsidRDefault="00E03CF1" w:rsidP="00E03CF1">
      <w:pPr>
        <w:pBdr>
          <w:top w:val="nil"/>
          <w:left w:val="nil"/>
          <w:bottom w:val="nil"/>
          <w:right w:val="nil"/>
          <w:between w:val="nil"/>
        </w:pBdr>
        <w:spacing w:line="240" w:lineRule="auto"/>
        <w:ind w:firstLine="0"/>
        <w:rPr>
          <w:color w:val="000000"/>
        </w:rPr>
      </w:pPr>
      <w:r w:rsidRPr="00E03CF1">
        <w:rPr>
          <w:vertAlign w:val="superscript"/>
        </w:rPr>
        <w:footnoteRef/>
      </w:r>
      <w:r w:rsidRPr="00E03CF1">
        <w:rPr>
          <w:color w:val="000000"/>
        </w:rPr>
        <w:t xml:space="preserve"> Again, we obtain similar results when all participants are included in the analysis. </w:t>
      </w:r>
    </w:p>
  </w:footnote>
  <w:footnote w:id="10">
    <w:p w14:paraId="390BB524" w14:textId="77777777" w:rsidR="00E03CF1" w:rsidRPr="00E03CF1" w:rsidRDefault="00E03CF1" w:rsidP="00E03CF1">
      <w:pPr>
        <w:pBdr>
          <w:top w:val="nil"/>
          <w:left w:val="nil"/>
          <w:bottom w:val="nil"/>
          <w:right w:val="nil"/>
          <w:between w:val="nil"/>
        </w:pBdr>
        <w:spacing w:line="240" w:lineRule="auto"/>
        <w:ind w:firstLine="0"/>
        <w:rPr>
          <w:color w:val="000000"/>
        </w:rPr>
      </w:pPr>
      <w:r w:rsidRPr="00E03CF1">
        <w:rPr>
          <w:color w:val="000000"/>
          <w:vertAlign w:val="superscript"/>
        </w:rPr>
        <w:footnoteRef/>
      </w:r>
      <w:r w:rsidRPr="00E03CF1">
        <w:rPr>
          <w:color w:val="000000"/>
        </w:rPr>
        <w:t xml:space="preserve"> We do not perform this analysis including all participants, because Productive counters with Initial Highest Count ≥ 99 did not receive any trials outside their Initial Highest Count</w:t>
      </w:r>
    </w:p>
    <w:p w14:paraId="1130E758" w14:textId="77777777" w:rsidR="00E03CF1" w:rsidRPr="00E03CF1" w:rsidRDefault="00E03CF1" w:rsidP="00E03CF1">
      <w:pPr>
        <w:pBdr>
          <w:top w:val="nil"/>
          <w:left w:val="nil"/>
          <w:bottom w:val="nil"/>
          <w:right w:val="nil"/>
          <w:between w:val="nil"/>
        </w:pBdr>
        <w:spacing w:line="240" w:lineRule="auto"/>
        <w:rPr>
          <w:color w:val="000000"/>
        </w:rPr>
      </w:pPr>
    </w:p>
  </w:footnote>
  <w:footnote w:id="11">
    <w:p w14:paraId="0033CCD3" w14:textId="54981811" w:rsidR="00E03CF1" w:rsidRPr="00E03CF1" w:rsidRDefault="00E03CF1" w:rsidP="00E03CF1">
      <w:pPr>
        <w:pBdr>
          <w:top w:val="nil"/>
          <w:left w:val="nil"/>
          <w:bottom w:val="nil"/>
          <w:right w:val="nil"/>
          <w:between w:val="nil"/>
        </w:pBdr>
        <w:spacing w:line="240" w:lineRule="auto"/>
        <w:ind w:firstLine="0"/>
        <w:rPr>
          <w:color w:val="000000"/>
        </w:rPr>
      </w:pPr>
      <w:r w:rsidRPr="00E03CF1">
        <w:rPr>
          <w:vertAlign w:val="superscript"/>
        </w:rPr>
        <w:footnoteRef/>
      </w:r>
      <w:r w:rsidRPr="00E03CF1">
        <w:rPr>
          <w:color w:val="000000"/>
        </w:rPr>
        <w:t xml:space="preserve"> Analyses incorporating the full sample are included in the </w:t>
      </w:r>
      <w:proofErr w:type="spellStart"/>
      <w:r>
        <w:t>Supplementary</w:t>
      </w:r>
      <w:r w:rsidRPr="00886D75">
        <w:rPr>
          <w:color w:val="000000"/>
        </w:rPr>
        <w:t>Supplementa</w:t>
      </w:r>
      <w:r w:rsidRPr="00886D75">
        <w:t>l</w:t>
      </w:r>
      <w:proofErr w:type="spellEnd"/>
      <w:r w:rsidRPr="00E03CF1">
        <w:rPr>
          <w:color w:val="000000"/>
        </w:rPr>
        <w:t xml:space="preserve"> Materials (C). Those analyses qualitatively mirror the results presented here, though with some differences: None of the counting productivity measures were predictive of Successor knowledge. All three measures, however, were predictive of children’s Endless knowledge, with Productivity group showing the largest effect. No single counting measure remained significant when entered into a full model predicting Endless knowledge, suggesting that the three measures explain overlapping variance. </w:t>
      </w:r>
      <w:r w:rsidRPr="00886D75">
        <w:rPr>
          <w:color w:val="000000"/>
        </w:rPr>
        <w:t xml:space="preserve">Finally, </w:t>
      </w:r>
      <w:r w:rsidRPr="00E03CF1">
        <w:rPr>
          <w:color w:val="000000"/>
        </w:rPr>
        <w:t>Next Number performance explained significant additional variance in predicting Full Infinity Knowledge, but the coefficient was not significantly different from 0 (</w:t>
      </w:r>
      <w:r w:rsidRPr="00E03CF1">
        <w:rPr>
          <w:i/>
          <w:color w:val="000000"/>
        </w:rPr>
        <w:t>p</w:t>
      </w:r>
      <w:r w:rsidRPr="00E03CF1">
        <w:rPr>
          <w:color w:val="000000"/>
        </w:rPr>
        <w:t xml:space="preserve"> = .059), suggesting overlapping variance with age.</w:t>
      </w:r>
    </w:p>
  </w:footnote>
  <w:footnote w:id="12">
    <w:p w14:paraId="67A07D11" w14:textId="7CFFB3F5" w:rsidR="00E03CF1" w:rsidRPr="00886D75" w:rsidRDefault="00E03CF1" w:rsidP="00E03CF1">
      <w:pPr>
        <w:pBdr>
          <w:top w:val="nil"/>
          <w:left w:val="nil"/>
          <w:bottom w:val="nil"/>
          <w:right w:val="nil"/>
          <w:between w:val="nil"/>
        </w:pBdr>
        <w:spacing w:line="240" w:lineRule="auto"/>
        <w:ind w:firstLine="0"/>
        <w:rPr>
          <w:color w:val="000000"/>
          <w:rPrChange w:id="388" w:author="new" w:date="2020-02-26T12:50:00Z">
            <w:rPr/>
          </w:rPrChang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4FF5" w14:textId="77777777" w:rsidR="00E03CF1" w:rsidRPr="003F14A8" w:rsidRDefault="00E03CF1" w:rsidP="003F14A8">
    <w:pPr>
      <w:pBdr>
        <w:top w:val="nil"/>
        <w:left w:val="nil"/>
        <w:bottom w:val="nil"/>
        <w:right w:val="nil"/>
        <w:between w:val="nil"/>
      </w:pBdr>
      <w:spacing w:line="240" w:lineRule="auto"/>
      <w:ind w:firstLine="0"/>
      <w:jc w:val="right"/>
      <w:rPr>
        <w:color w:val="000000"/>
      </w:rPr>
    </w:pPr>
    <w:r w:rsidRPr="003F14A8">
      <w:rPr>
        <w:color w:val="000000"/>
      </w:rPr>
      <w:fldChar w:fldCharType="begin"/>
    </w:r>
    <w:r>
      <w:rPr>
        <w:color w:val="000000"/>
      </w:rPr>
      <w:instrText>PAGE</w:instrText>
    </w:r>
    <w:r w:rsidRPr="003F14A8">
      <w:rPr>
        <w:color w:val="000000"/>
      </w:rPr>
      <w:fldChar w:fldCharType="end"/>
    </w:r>
  </w:p>
  <w:p w14:paraId="4A2E6BDB" w14:textId="77777777" w:rsidR="00E03CF1" w:rsidRDefault="00E03CF1" w:rsidP="003F14A8">
    <w:pPr>
      <w:pBdr>
        <w:top w:val="nil"/>
        <w:left w:val="nil"/>
        <w:bottom w:val="nil"/>
        <w:right w:val="nil"/>
        <w:between w:val="nil"/>
      </w:pBdr>
      <w:spacing w:line="240" w:lineRule="auto"/>
      <w:ind w:right="360" w:firstLine="0"/>
      <w:rPr>
        <w:color w:val="000000"/>
        <w:rPrChange w:id="416" w:author="new" w:date="2020-02-26T12:50:00Z">
          <w:rPr/>
        </w:rPrChang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A0AF4" w14:textId="77777777" w:rsidR="00E03CF1" w:rsidRPr="00E03CF1" w:rsidRDefault="00E03CF1" w:rsidP="00E03CF1">
    <w:pPr>
      <w:pBdr>
        <w:top w:val="nil"/>
        <w:left w:val="nil"/>
        <w:bottom w:val="nil"/>
        <w:right w:val="nil"/>
        <w:between w:val="nil"/>
      </w:pBdr>
      <w:spacing w:line="240" w:lineRule="auto"/>
      <w:ind w:firstLine="0"/>
      <w:jc w:val="right"/>
      <w:rPr>
        <w:color w:val="000000"/>
      </w:rPr>
    </w:pPr>
    <w:r w:rsidRPr="00E03CF1">
      <w:rPr>
        <w:color w:val="000000"/>
      </w:rPr>
      <w:fldChar w:fldCharType="begin"/>
    </w:r>
    <w:r>
      <w:rPr>
        <w:color w:val="000000"/>
      </w:rPr>
      <w:instrText>PAGE</w:instrText>
    </w:r>
    <w:r w:rsidRPr="00E03CF1">
      <w:rPr>
        <w:color w:val="000000"/>
      </w:rPr>
      <w:fldChar w:fldCharType="separate"/>
    </w:r>
    <w:r>
      <w:rPr>
        <w:noProof/>
        <w:color w:val="000000"/>
      </w:rPr>
      <w:t>1</w:t>
    </w:r>
    <w:r w:rsidRPr="00E03CF1">
      <w:rPr>
        <w:color w:val="000000"/>
      </w:rPr>
      <w:fldChar w:fldCharType="end"/>
    </w:r>
  </w:p>
  <w:p w14:paraId="489304FD" w14:textId="7A306980" w:rsidR="00E03CF1" w:rsidRPr="00E03CF1" w:rsidRDefault="00E03CF1" w:rsidP="00E03CF1">
    <w:pPr>
      <w:pBdr>
        <w:top w:val="nil"/>
        <w:left w:val="nil"/>
        <w:bottom w:val="nil"/>
        <w:right w:val="nil"/>
        <w:between w:val="nil"/>
      </w:pBdr>
      <w:tabs>
        <w:tab w:val="left" w:pos="9320"/>
        <w:tab w:val="right" w:pos="12780"/>
      </w:tabs>
      <w:spacing w:line="240" w:lineRule="auto"/>
      <w:ind w:right="360" w:firstLine="0"/>
      <w:rPr>
        <w:color w:val="000000"/>
      </w:rPr>
    </w:pPr>
    <w:r>
      <w:rPr>
        <w:smallCaps/>
        <w:color w:val="000000"/>
      </w:rPr>
      <w:t>COUNTING TO INFINITY</w:t>
    </w:r>
    <w:r w:rsidRPr="00E03CF1">
      <w:rPr>
        <w:smallCaps/>
        <w:color w:val="000000"/>
      </w:rPr>
      <w:t xml:space="preserve"> </w:t>
    </w:r>
    <w:r w:rsidRPr="00E03CF1">
      <w:rPr>
        <w:smallCaps/>
        <w:color w:val="000000"/>
      </w:rPr>
      <w:tab/>
    </w:r>
    <w:r w:rsidRPr="00E03CF1">
      <w:rPr>
        <w:smallCaps/>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3CB63" w14:textId="77777777" w:rsidR="00E03CF1" w:rsidRPr="003743E8" w:rsidRDefault="00E03CF1" w:rsidP="003743E8">
    <w:pPr>
      <w:pBdr>
        <w:top w:val="nil"/>
        <w:left w:val="nil"/>
        <w:bottom w:val="nil"/>
        <w:right w:val="nil"/>
        <w:between w:val="nil"/>
      </w:pBdr>
      <w:spacing w:line="240" w:lineRule="auto"/>
      <w:ind w:firstLine="0"/>
      <w:jc w:val="right"/>
      <w:rPr>
        <w:color w:val="000000"/>
      </w:rPr>
    </w:pPr>
    <w:r w:rsidRPr="003743E8">
      <w:rPr>
        <w:color w:val="000000"/>
      </w:rPr>
      <w:fldChar w:fldCharType="begin"/>
    </w:r>
    <w:r>
      <w:rPr>
        <w:color w:val="000000"/>
      </w:rPr>
      <w:instrText>PAGE</w:instrText>
    </w:r>
    <w:r w:rsidRPr="003743E8">
      <w:rPr>
        <w:color w:val="000000"/>
      </w:rPr>
      <w:fldChar w:fldCharType="separate"/>
    </w:r>
    <w:r>
      <w:rPr>
        <w:noProof/>
        <w:color w:val="000000"/>
      </w:rPr>
      <w:t>0</w:t>
    </w:r>
    <w:r w:rsidRPr="003743E8">
      <w:rPr>
        <w:color w:val="000000"/>
      </w:rPr>
      <w:fldChar w:fldCharType="end"/>
    </w:r>
  </w:p>
  <w:p w14:paraId="665E3DB9" w14:textId="3E10E3EA" w:rsidR="00E03CF1" w:rsidRPr="003743E8" w:rsidRDefault="00E03CF1" w:rsidP="003743E8">
    <w:pPr>
      <w:pBdr>
        <w:top w:val="nil"/>
        <w:left w:val="nil"/>
        <w:bottom w:val="nil"/>
        <w:right w:val="nil"/>
        <w:between w:val="nil"/>
      </w:pBdr>
      <w:tabs>
        <w:tab w:val="left" w:pos="9174"/>
        <w:tab w:val="right" w:pos="12600"/>
      </w:tabs>
      <w:spacing w:line="240" w:lineRule="auto"/>
      <w:ind w:right="360" w:firstLine="0"/>
      <w:rPr>
        <w:smallCaps/>
        <w:color w:val="000000"/>
      </w:rPr>
    </w:pPr>
    <w:r w:rsidRPr="003743E8">
      <w:rPr>
        <w:color w:val="000000"/>
      </w:rPr>
      <w:t xml:space="preserve">Running head: </w:t>
    </w:r>
    <w:r>
      <w:rPr>
        <w:smallCaps/>
        <w:color w:val="000000"/>
      </w:rPr>
      <w:t>COUNTING TO INFINITY</w:t>
    </w:r>
    <w:r w:rsidRPr="003743E8">
      <w:rPr>
        <w:smallCaps/>
        <w:color w:val="000000"/>
      </w:rPr>
      <w:t xml:space="preserve"> </w:t>
    </w:r>
    <w:r w:rsidRPr="003743E8">
      <w:rPr>
        <w:smallCaps/>
        <w:color w:val="000000"/>
      </w:rPr>
      <w:tab/>
    </w:r>
    <w:r w:rsidRPr="003743E8">
      <w:rPr>
        <w:smallCaps/>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9" w15:restartNumberingAfterBreak="0">
    <w:nsid w:val="0BF44E59"/>
    <w:multiLevelType w:val="multilevel"/>
    <w:tmpl w:val="EA9E64F2"/>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10" w15:restartNumberingAfterBreak="0">
    <w:nsid w:val="14F06D6A"/>
    <w:multiLevelType w:val="hybridMultilevel"/>
    <w:tmpl w:val="1FBE3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F7144"/>
    <w:multiLevelType w:val="hybridMultilevel"/>
    <w:tmpl w:val="229C40E0"/>
    <w:lvl w:ilvl="0" w:tplc="42869A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85FD4"/>
    <w:multiLevelType w:val="multilevel"/>
    <w:tmpl w:val="22045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997977"/>
    <w:multiLevelType w:val="multilevel"/>
    <w:tmpl w:val="393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DF56A9"/>
    <w:multiLevelType w:val="multilevel"/>
    <w:tmpl w:val="A4BEA60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00027FE"/>
    <w:multiLevelType w:val="hybridMultilevel"/>
    <w:tmpl w:val="0532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371D3"/>
    <w:multiLevelType w:val="multilevel"/>
    <w:tmpl w:val="061816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687D77"/>
    <w:multiLevelType w:val="hybridMultilevel"/>
    <w:tmpl w:val="A626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14"/>
  </w:num>
  <w:num w:numId="8">
    <w:abstractNumId w:val="3"/>
  </w:num>
  <w:num w:numId="9">
    <w:abstractNumId w:val="2"/>
  </w:num>
  <w:num w:numId="10">
    <w:abstractNumId w:val="1"/>
  </w:num>
  <w:num w:numId="11">
    <w:abstractNumId w:val="0"/>
  </w:num>
  <w:num w:numId="12">
    <w:abstractNumId w:val="8"/>
    <w:lvlOverride w:ilvl="0">
      <w:startOverride w:val="1"/>
    </w:lvlOverride>
  </w:num>
  <w:num w:numId="13">
    <w:abstractNumId w:val="16"/>
  </w:num>
  <w:num w:numId="14">
    <w:abstractNumId w:val="13"/>
  </w:num>
  <w:num w:numId="15">
    <w:abstractNumId w:val="12"/>
  </w:num>
  <w:num w:numId="16">
    <w:abstractNumId w:val="11"/>
  </w:num>
  <w:num w:numId="17">
    <w:abstractNumId w:val="17"/>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revisionView w:comment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BDE"/>
    <w:rsid w:val="00000819"/>
    <w:rsid w:val="000011F6"/>
    <w:rsid w:val="00001470"/>
    <w:rsid w:val="00001750"/>
    <w:rsid w:val="00001B3B"/>
    <w:rsid w:val="0000246C"/>
    <w:rsid w:val="00006C2A"/>
    <w:rsid w:val="00015402"/>
    <w:rsid w:val="00016727"/>
    <w:rsid w:val="0001705B"/>
    <w:rsid w:val="000208C4"/>
    <w:rsid w:val="00021782"/>
    <w:rsid w:val="000229C1"/>
    <w:rsid w:val="000231B3"/>
    <w:rsid w:val="000261CE"/>
    <w:rsid w:val="000278C6"/>
    <w:rsid w:val="0002790F"/>
    <w:rsid w:val="000341EF"/>
    <w:rsid w:val="00035468"/>
    <w:rsid w:val="0003553C"/>
    <w:rsid w:val="00037DDE"/>
    <w:rsid w:val="00040816"/>
    <w:rsid w:val="000426C2"/>
    <w:rsid w:val="00045FDB"/>
    <w:rsid w:val="00046AEC"/>
    <w:rsid w:val="00046C2F"/>
    <w:rsid w:val="000478AA"/>
    <w:rsid w:val="0005252D"/>
    <w:rsid w:val="00054059"/>
    <w:rsid w:val="00060DC2"/>
    <w:rsid w:val="00061716"/>
    <w:rsid w:val="00065287"/>
    <w:rsid w:val="0007258B"/>
    <w:rsid w:val="0008229E"/>
    <w:rsid w:val="00083650"/>
    <w:rsid w:val="0008397E"/>
    <w:rsid w:val="0008475A"/>
    <w:rsid w:val="00084ED3"/>
    <w:rsid w:val="000851E2"/>
    <w:rsid w:val="00090DCA"/>
    <w:rsid w:val="00092AA2"/>
    <w:rsid w:val="000951A2"/>
    <w:rsid w:val="000971DD"/>
    <w:rsid w:val="00097E78"/>
    <w:rsid w:val="000A07B8"/>
    <w:rsid w:val="000A0D41"/>
    <w:rsid w:val="000A4AFD"/>
    <w:rsid w:val="000A650C"/>
    <w:rsid w:val="000A7BC1"/>
    <w:rsid w:val="000B074D"/>
    <w:rsid w:val="000B1D1C"/>
    <w:rsid w:val="000B3632"/>
    <w:rsid w:val="000B3820"/>
    <w:rsid w:val="000B6F5B"/>
    <w:rsid w:val="000C72DD"/>
    <w:rsid w:val="000D136D"/>
    <w:rsid w:val="000D2A1A"/>
    <w:rsid w:val="000D2C1D"/>
    <w:rsid w:val="000D3A72"/>
    <w:rsid w:val="000D4320"/>
    <w:rsid w:val="000D6848"/>
    <w:rsid w:val="000D7062"/>
    <w:rsid w:val="000D709E"/>
    <w:rsid w:val="000E02A0"/>
    <w:rsid w:val="000E18EA"/>
    <w:rsid w:val="000E2832"/>
    <w:rsid w:val="000E2E2A"/>
    <w:rsid w:val="000E3018"/>
    <w:rsid w:val="000E3A54"/>
    <w:rsid w:val="000E4D36"/>
    <w:rsid w:val="000E51C2"/>
    <w:rsid w:val="000E56E3"/>
    <w:rsid w:val="000E58E3"/>
    <w:rsid w:val="000E6626"/>
    <w:rsid w:val="000E6777"/>
    <w:rsid w:val="000E7E3E"/>
    <w:rsid w:val="000E7F04"/>
    <w:rsid w:val="000F08D2"/>
    <w:rsid w:val="000F18E3"/>
    <w:rsid w:val="000F2CCA"/>
    <w:rsid w:val="000F35A1"/>
    <w:rsid w:val="000F5DB1"/>
    <w:rsid w:val="000F78DC"/>
    <w:rsid w:val="000F7984"/>
    <w:rsid w:val="000F7C96"/>
    <w:rsid w:val="00101E0C"/>
    <w:rsid w:val="0010732D"/>
    <w:rsid w:val="0010745A"/>
    <w:rsid w:val="0011139C"/>
    <w:rsid w:val="001113B5"/>
    <w:rsid w:val="00112BCF"/>
    <w:rsid w:val="00114015"/>
    <w:rsid w:val="00114644"/>
    <w:rsid w:val="001219F3"/>
    <w:rsid w:val="001265DC"/>
    <w:rsid w:val="001348E0"/>
    <w:rsid w:val="00137F47"/>
    <w:rsid w:val="00140A12"/>
    <w:rsid w:val="00140C37"/>
    <w:rsid w:val="00140FCE"/>
    <w:rsid w:val="001415CF"/>
    <w:rsid w:val="001418BF"/>
    <w:rsid w:val="00141C9F"/>
    <w:rsid w:val="00143216"/>
    <w:rsid w:val="0014450D"/>
    <w:rsid w:val="001477BF"/>
    <w:rsid w:val="0015299C"/>
    <w:rsid w:val="00153466"/>
    <w:rsid w:val="00160D18"/>
    <w:rsid w:val="00164B41"/>
    <w:rsid w:val="00167BEF"/>
    <w:rsid w:val="001728F0"/>
    <w:rsid w:val="001755DE"/>
    <w:rsid w:val="001825E3"/>
    <w:rsid w:val="00185100"/>
    <w:rsid w:val="00185325"/>
    <w:rsid w:val="00190F21"/>
    <w:rsid w:val="00195668"/>
    <w:rsid w:val="00196FFC"/>
    <w:rsid w:val="001A1B42"/>
    <w:rsid w:val="001A1E82"/>
    <w:rsid w:val="001A4F9E"/>
    <w:rsid w:val="001A5F2B"/>
    <w:rsid w:val="001A611E"/>
    <w:rsid w:val="001B4238"/>
    <w:rsid w:val="001B7E7E"/>
    <w:rsid w:val="001C1057"/>
    <w:rsid w:val="001C2819"/>
    <w:rsid w:val="001C3BBA"/>
    <w:rsid w:val="001C6A58"/>
    <w:rsid w:val="001C6E3F"/>
    <w:rsid w:val="001D26C8"/>
    <w:rsid w:val="001D2BCB"/>
    <w:rsid w:val="001D2FC6"/>
    <w:rsid w:val="001D5055"/>
    <w:rsid w:val="001D523E"/>
    <w:rsid w:val="001D5486"/>
    <w:rsid w:val="001E55E6"/>
    <w:rsid w:val="001E5895"/>
    <w:rsid w:val="001E59AD"/>
    <w:rsid w:val="001E68D9"/>
    <w:rsid w:val="001E7259"/>
    <w:rsid w:val="001E7820"/>
    <w:rsid w:val="001F1883"/>
    <w:rsid w:val="001F3FF1"/>
    <w:rsid w:val="001F551E"/>
    <w:rsid w:val="00200081"/>
    <w:rsid w:val="00201B14"/>
    <w:rsid w:val="0020600A"/>
    <w:rsid w:val="00207866"/>
    <w:rsid w:val="00212ED1"/>
    <w:rsid w:val="0021308F"/>
    <w:rsid w:val="00214CAC"/>
    <w:rsid w:val="00217BDC"/>
    <w:rsid w:val="002218EB"/>
    <w:rsid w:val="00224241"/>
    <w:rsid w:val="002251A3"/>
    <w:rsid w:val="00227066"/>
    <w:rsid w:val="00230894"/>
    <w:rsid w:val="00237E82"/>
    <w:rsid w:val="0024375A"/>
    <w:rsid w:val="00247A96"/>
    <w:rsid w:val="0025071E"/>
    <w:rsid w:val="00252D86"/>
    <w:rsid w:val="00254A05"/>
    <w:rsid w:val="00257B7C"/>
    <w:rsid w:val="00263D9F"/>
    <w:rsid w:val="00270BC7"/>
    <w:rsid w:val="00271C1B"/>
    <w:rsid w:val="0027475B"/>
    <w:rsid w:val="00275ED0"/>
    <w:rsid w:val="0027719D"/>
    <w:rsid w:val="00277D85"/>
    <w:rsid w:val="00281CBD"/>
    <w:rsid w:val="002872D5"/>
    <w:rsid w:val="00287E24"/>
    <w:rsid w:val="00287EA2"/>
    <w:rsid w:val="00290EA3"/>
    <w:rsid w:val="00294560"/>
    <w:rsid w:val="002955E0"/>
    <w:rsid w:val="002A0590"/>
    <w:rsid w:val="002A0816"/>
    <w:rsid w:val="002A0943"/>
    <w:rsid w:val="002A3E66"/>
    <w:rsid w:val="002A3FA6"/>
    <w:rsid w:val="002B73FA"/>
    <w:rsid w:val="002C1FB6"/>
    <w:rsid w:val="002C2F96"/>
    <w:rsid w:val="002C4D06"/>
    <w:rsid w:val="002C7B51"/>
    <w:rsid w:val="002D36C9"/>
    <w:rsid w:val="002D3E2D"/>
    <w:rsid w:val="002D43AB"/>
    <w:rsid w:val="002D6372"/>
    <w:rsid w:val="002E68D5"/>
    <w:rsid w:val="002F0538"/>
    <w:rsid w:val="002F0955"/>
    <w:rsid w:val="002F1AF1"/>
    <w:rsid w:val="002F1B8B"/>
    <w:rsid w:val="002F1BBD"/>
    <w:rsid w:val="002F35C6"/>
    <w:rsid w:val="002F3E46"/>
    <w:rsid w:val="002F618A"/>
    <w:rsid w:val="00303897"/>
    <w:rsid w:val="00303CC4"/>
    <w:rsid w:val="00307755"/>
    <w:rsid w:val="00310C39"/>
    <w:rsid w:val="00312789"/>
    <w:rsid w:val="00314599"/>
    <w:rsid w:val="0031529E"/>
    <w:rsid w:val="0032168A"/>
    <w:rsid w:val="003239D6"/>
    <w:rsid w:val="0032627A"/>
    <w:rsid w:val="0033049E"/>
    <w:rsid w:val="00332447"/>
    <w:rsid w:val="00335D2B"/>
    <w:rsid w:val="00337CA7"/>
    <w:rsid w:val="0034055B"/>
    <w:rsid w:val="00342255"/>
    <w:rsid w:val="00342D29"/>
    <w:rsid w:val="0034609F"/>
    <w:rsid w:val="00351827"/>
    <w:rsid w:val="00360939"/>
    <w:rsid w:val="0036332C"/>
    <w:rsid w:val="0036354F"/>
    <w:rsid w:val="00364670"/>
    <w:rsid w:val="00365291"/>
    <w:rsid w:val="00366763"/>
    <w:rsid w:val="003667BA"/>
    <w:rsid w:val="003701C4"/>
    <w:rsid w:val="00372EE8"/>
    <w:rsid w:val="003743E8"/>
    <w:rsid w:val="003748E6"/>
    <w:rsid w:val="00374916"/>
    <w:rsid w:val="00376E27"/>
    <w:rsid w:val="00377885"/>
    <w:rsid w:val="003833D5"/>
    <w:rsid w:val="00383AA8"/>
    <w:rsid w:val="00383B65"/>
    <w:rsid w:val="00385CAE"/>
    <w:rsid w:val="0039135A"/>
    <w:rsid w:val="0039462F"/>
    <w:rsid w:val="00394929"/>
    <w:rsid w:val="003954C7"/>
    <w:rsid w:val="00396056"/>
    <w:rsid w:val="003A1C36"/>
    <w:rsid w:val="003A1CF8"/>
    <w:rsid w:val="003A2AD2"/>
    <w:rsid w:val="003A721B"/>
    <w:rsid w:val="003A74C1"/>
    <w:rsid w:val="003A7AFA"/>
    <w:rsid w:val="003B1E08"/>
    <w:rsid w:val="003B30AC"/>
    <w:rsid w:val="003C22B6"/>
    <w:rsid w:val="003C3950"/>
    <w:rsid w:val="003C3974"/>
    <w:rsid w:val="003C46A6"/>
    <w:rsid w:val="003C6AB4"/>
    <w:rsid w:val="003C7A7E"/>
    <w:rsid w:val="003C7CC3"/>
    <w:rsid w:val="003D04F9"/>
    <w:rsid w:val="003D1030"/>
    <w:rsid w:val="003D22E3"/>
    <w:rsid w:val="003D39EC"/>
    <w:rsid w:val="003D6236"/>
    <w:rsid w:val="003D6FFD"/>
    <w:rsid w:val="003E1419"/>
    <w:rsid w:val="003E2F88"/>
    <w:rsid w:val="003E3A9A"/>
    <w:rsid w:val="003E3ACC"/>
    <w:rsid w:val="003E3BAA"/>
    <w:rsid w:val="003E4E64"/>
    <w:rsid w:val="003F0B0A"/>
    <w:rsid w:val="003F14A8"/>
    <w:rsid w:val="003F3B5A"/>
    <w:rsid w:val="003F53F5"/>
    <w:rsid w:val="003F57FA"/>
    <w:rsid w:val="003F6001"/>
    <w:rsid w:val="003F6D78"/>
    <w:rsid w:val="003F7E06"/>
    <w:rsid w:val="004002FE"/>
    <w:rsid w:val="00400FBE"/>
    <w:rsid w:val="0040384D"/>
    <w:rsid w:val="00404240"/>
    <w:rsid w:val="00404FFC"/>
    <w:rsid w:val="00413ABE"/>
    <w:rsid w:val="00413C44"/>
    <w:rsid w:val="00414AD2"/>
    <w:rsid w:val="00417284"/>
    <w:rsid w:val="00420DC7"/>
    <w:rsid w:val="0042743D"/>
    <w:rsid w:val="00430B9A"/>
    <w:rsid w:val="00432E20"/>
    <w:rsid w:val="00440C0D"/>
    <w:rsid w:val="0044137C"/>
    <w:rsid w:val="00442886"/>
    <w:rsid w:val="00444EA0"/>
    <w:rsid w:val="004451CD"/>
    <w:rsid w:val="004470AF"/>
    <w:rsid w:val="004512E7"/>
    <w:rsid w:val="004515CE"/>
    <w:rsid w:val="00452FAF"/>
    <w:rsid w:val="00454EC3"/>
    <w:rsid w:val="004604CC"/>
    <w:rsid w:val="00467A8D"/>
    <w:rsid w:val="00467ED8"/>
    <w:rsid w:val="004702B4"/>
    <w:rsid w:val="00470E41"/>
    <w:rsid w:val="00471FEB"/>
    <w:rsid w:val="00473D44"/>
    <w:rsid w:val="00474092"/>
    <w:rsid w:val="004742F5"/>
    <w:rsid w:val="00482D9C"/>
    <w:rsid w:val="00484044"/>
    <w:rsid w:val="004943D4"/>
    <w:rsid w:val="00496C46"/>
    <w:rsid w:val="00497A98"/>
    <w:rsid w:val="004A5658"/>
    <w:rsid w:val="004A57A6"/>
    <w:rsid w:val="004A6D0B"/>
    <w:rsid w:val="004A6E5D"/>
    <w:rsid w:val="004B12E1"/>
    <w:rsid w:val="004B5232"/>
    <w:rsid w:val="004B54A6"/>
    <w:rsid w:val="004B5560"/>
    <w:rsid w:val="004C04DF"/>
    <w:rsid w:val="004C4AC0"/>
    <w:rsid w:val="004C4CD2"/>
    <w:rsid w:val="004C5A8B"/>
    <w:rsid w:val="004D2940"/>
    <w:rsid w:val="004D2A20"/>
    <w:rsid w:val="004E0CCE"/>
    <w:rsid w:val="004E181C"/>
    <w:rsid w:val="004E19D9"/>
    <w:rsid w:val="004E2F7F"/>
    <w:rsid w:val="004E5584"/>
    <w:rsid w:val="004E69D1"/>
    <w:rsid w:val="004E6F4F"/>
    <w:rsid w:val="004F047A"/>
    <w:rsid w:val="004F4B7C"/>
    <w:rsid w:val="004F5BC0"/>
    <w:rsid w:val="0050443C"/>
    <w:rsid w:val="005044BF"/>
    <w:rsid w:val="0050633F"/>
    <w:rsid w:val="0051139A"/>
    <w:rsid w:val="0051524D"/>
    <w:rsid w:val="0051662D"/>
    <w:rsid w:val="00520675"/>
    <w:rsid w:val="0052161D"/>
    <w:rsid w:val="00524159"/>
    <w:rsid w:val="005241A9"/>
    <w:rsid w:val="0052452F"/>
    <w:rsid w:val="005278EC"/>
    <w:rsid w:val="00527F26"/>
    <w:rsid w:val="0053108F"/>
    <w:rsid w:val="005326BD"/>
    <w:rsid w:val="00533981"/>
    <w:rsid w:val="0053662A"/>
    <w:rsid w:val="00540867"/>
    <w:rsid w:val="0054396B"/>
    <w:rsid w:val="0054624A"/>
    <w:rsid w:val="00547C35"/>
    <w:rsid w:val="005501EE"/>
    <w:rsid w:val="00550581"/>
    <w:rsid w:val="00550BEE"/>
    <w:rsid w:val="00551062"/>
    <w:rsid w:val="005521B0"/>
    <w:rsid w:val="0055767A"/>
    <w:rsid w:val="00563277"/>
    <w:rsid w:val="00566CA5"/>
    <w:rsid w:val="00567EA3"/>
    <w:rsid w:val="0057151A"/>
    <w:rsid w:val="00571F35"/>
    <w:rsid w:val="00575F4C"/>
    <w:rsid w:val="0057691A"/>
    <w:rsid w:val="00576E89"/>
    <w:rsid w:val="00577D15"/>
    <w:rsid w:val="005828B3"/>
    <w:rsid w:val="00587A22"/>
    <w:rsid w:val="00590DE1"/>
    <w:rsid w:val="00590FED"/>
    <w:rsid w:val="00597E15"/>
    <w:rsid w:val="005A74DD"/>
    <w:rsid w:val="005B0EB1"/>
    <w:rsid w:val="005B62EE"/>
    <w:rsid w:val="005B64E9"/>
    <w:rsid w:val="005B6527"/>
    <w:rsid w:val="005C105F"/>
    <w:rsid w:val="005C268D"/>
    <w:rsid w:val="005C2CA3"/>
    <w:rsid w:val="005C330A"/>
    <w:rsid w:val="005C41DF"/>
    <w:rsid w:val="005C7697"/>
    <w:rsid w:val="005D05ED"/>
    <w:rsid w:val="005D4657"/>
    <w:rsid w:val="005D580B"/>
    <w:rsid w:val="005D7C93"/>
    <w:rsid w:val="005E0A5E"/>
    <w:rsid w:val="005E21F8"/>
    <w:rsid w:val="005E3DC4"/>
    <w:rsid w:val="005E5E58"/>
    <w:rsid w:val="005E632C"/>
    <w:rsid w:val="005E7E65"/>
    <w:rsid w:val="005F0611"/>
    <w:rsid w:val="005F3A57"/>
    <w:rsid w:val="005F442B"/>
    <w:rsid w:val="005F5473"/>
    <w:rsid w:val="005F60EE"/>
    <w:rsid w:val="005F67C1"/>
    <w:rsid w:val="00601758"/>
    <w:rsid w:val="00602EE6"/>
    <w:rsid w:val="006113C6"/>
    <w:rsid w:val="00612D1E"/>
    <w:rsid w:val="00612EBD"/>
    <w:rsid w:val="00614BDE"/>
    <w:rsid w:val="0062051A"/>
    <w:rsid w:val="00623177"/>
    <w:rsid w:val="00623245"/>
    <w:rsid w:val="00625F5D"/>
    <w:rsid w:val="00626E22"/>
    <w:rsid w:val="00627391"/>
    <w:rsid w:val="0063007A"/>
    <w:rsid w:val="00630E59"/>
    <w:rsid w:val="00632658"/>
    <w:rsid w:val="00632D76"/>
    <w:rsid w:val="00633214"/>
    <w:rsid w:val="00633BE9"/>
    <w:rsid w:val="0063460B"/>
    <w:rsid w:val="00637D33"/>
    <w:rsid w:val="0064012A"/>
    <w:rsid w:val="00640A7C"/>
    <w:rsid w:val="00640BE2"/>
    <w:rsid w:val="00642E57"/>
    <w:rsid w:val="00645E03"/>
    <w:rsid w:val="00646345"/>
    <w:rsid w:val="006509AA"/>
    <w:rsid w:val="00651AC2"/>
    <w:rsid w:val="006529B3"/>
    <w:rsid w:val="0065475C"/>
    <w:rsid w:val="00656015"/>
    <w:rsid w:val="00656F01"/>
    <w:rsid w:val="006619A2"/>
    <w:rsid w:val="0066510C"/>
    <w:rsid w:val="00666CA6"/>
    <w:rsid w:val="0066756F"/>
    <w:rsid w:val="006717AA"/>
    <w:rsid w:val="006727ED"/>
    <w:rsid w:val="00674C68"/>
    <w:rsid w:val="00677CDC"/>
    <w:rsid w:val="0068114C"/>
    <w:rsid w:val="006859B2"/>
    <w:rsid w:val="00690C10"/>
    <w:rsid w:val="006910C7"/>
    <w:rsid w:val="00691D21"/>
    <w:rsid w:val="00691EBE"/>
    <w:rsid w:val="00697050"/>
    <w:rsid w:val="006A22BA"/>
    <w:rsid w:val="006A4061"/>
    <w:rsid w:val="006A5390"/>
    <w:rsid w:val="006B1F22"/>
    <w:rsid w:val="006B27AC"/>
    <w:rsid w:val="006B2ED7"/>
    <w:rsid w:val="006B38FD"/>
    <w:rsid w:val="006B60D0"/>
    <w:rsid w:val="006B67BD"/>
    <w:rsid w:val="006C1676"/>
    <w:rsid w:val="006C4A8A"/>
    <w:rsid w:val="006C73AA"/>
    <w:rsid w:val="006C77C3"/>
    <w:rsid w:val="006C7BBB"/>
    <w:rsid w:val="006D1395"/>
    <w:rsid w:val="006D14AE"/>
    <w:rsid w:val="006D5C39"/>
    <w:rsid w:val="006D77BD"/>
    <w:rsid w:val="006E01EA"/>
    <w:rsid w:val="006E0712"/>
    <w:rsid w:val="006E4720"/>
    <w:rsid w:val="006F2EFA"/>
    <w:rsid w:val="006F3CBB"/>
    <w:rsid w:val="006F7313"/>
    <w:rsid w:val="006F7536"/>
    <w:rsid w:val="006F7CD8"/>
    <w:rsid w:val="00700EA6"/>
    <w:rsid w:val="00702B63"/>
    <w:rsid w:val="00707956"/>
    <w:rsid w:val="00710CBA"/>
    <w:rsid w:val="007157CC"/>
    <w:rsid w:val="0071611D"/>
    <w:rsid w:val="0071765F"/>
    <w:rsid w:val="00720333"/>
    <w:rsid w:val="0072084C"/>
    <w:rsid w:val="00720C81"/>
    <w:rsid w:val="00720DBC"/>
    <w:rsid w:val="007216BE"/>
    <w:rsid w:val="00721AEC"/>
    <w:rsid w:val="00721B05"/>
    <w:rsid w:val="00722591"/>
    <w:rsid w:val="00727013"/>
    <w:rsid w:val="00730801"/>
    <w:rsid w:val="00730CC7"/>
    <w:rsid w:val="007314EA"/>
    <w:rsid w:val="0073540E"/>
    <w:rsid w:val="00736F1A"/>
    <w:rsid w:val="007370BC"/>
    <w:rsid w:val="007372F3"/>
    <w:rsid w:val="00737A94"/>
    <w:rsid w:val="00742480"/>
    <w:rsid w:val="0074298C"/>
    <w:rsid w:val="007430A6"/>
    <w:rsid w:val="00745426"/>
    <w:rsid w:val="00752DDB"/>
    <w:rsid w:val="00752F83"/>
    <w:rsid w:val="0075362A"/>
    <w:rsid w:val="00753CD3"/>
    <w:rsid w:val="0075566A"/>
    <w:rsid w:val="0076183A"/>
    <w:rsid w:val="00765812"/>
    <w:rsid w:val="0076609C"/>
    <w:rsid w:val="00766199"/>
    <w:rsid w:val="00766BBC"/>
    <w:rsid w:val="00773016"/>
    <w:rsid w:val="00776BD7"/>
    <w:rsid w:val="00776F95"/>
    <w:rsid w:val="00777038"/>
    <w:rsid w:val="00782AEC"/>
    <w:rsid w:val="0078753C"/>
    <w:rsid w:val="00792761"/>
    <w:rsid w:val="007A2E69"/>
    <w:rsid w:val="007B12AA"/>
    <w:rsid w:val="007B3D60"/>
    <w:rsid w:val="007B52ED"/>
    <w:rsid w:val="007B7BFE"/>
    <w:rsid w:val="007C0A4F"/>
    <w:rsid w:val="007C5C72"/>
    <w:rsid w:val="007C7651"/>
    <w:rsid w:val="007D061D"/>
    <w:rsid w:val="007D27E8"/>
    <w:rsid w:val="007D389F"/>
    <w:rsid w:val="007D6CF1"/>
    <w:rsid w:val="007D7BD6"/>
    <w:rsid w:val="007E0157"/>
    <w:rsid w:val="007E29F1"/>
    <w:rsid w:val="007E3026"/>
    <w:rsid w:val="007F2722"/>
    <w:rsid w:val="007F2D0F"/>
    <w:rsid w:val="007F4198"/>
    <w:rsid w:val="007F47BA"/>
    <w:rsid w:val="00800FE5"/>
    <w:rsid w:val="008048AA"/>
    <w:rsid w:val="0080579E"/>
    <w:rsid w:val="00806686"/>
    <w:rsid w:val="00807652"/>
    <w:rsid w:val="0080766D"/>
    <w:rsid w:val="00811DA5"/>
    <w:rsid w:val="008120EE"/>
    <w:rsid w:val="0081365E"/>
    <w:rsid w:val="008141E0"/>
    <w:rsid w:val="008153A6"/>
    <w:rsid w:val="00816F70"/>
    <w:rsid w:val="008209CC"/>
    <w:rsid w:val="00821373"/>
    <w:rsid w:val="0082327C"/>
    <w:rsid w:val="00823635"/>
    <w:rsid w:val="00827050"/>
    <w:rsid w:val="00832672"/>
    <w:rsid w:val="00834FAE"/>
    <w:rsid w:val="00835723"/>
    <w:rsid w:val="008358BF"/>
    <w:rsid w:val="00835A14"/>
    <w:rsid w:val="0083715B"/>
    <w:rsid w:val="00841411"/>
    <w:rsid w:val="0084218F"/>
    <w:rsid w:val="00856082"/>
    <w:rsid w:val="0086191F"/>
    <w:rsid w:val="0086412B"/>
    <w:rsid w:val="00864B34"/>
    <w:rsid w:val="00865910"/>
    <w:rsid w:val="00865BD0"/>
    <w:rsid w:val="00865F99"/>
    <w:rsid w:val="0086674D"/>
    <w:rsid w:val="008667BD"/>
    <w:rsid w:val="008729A6"/>
    <w:rsid w:val="008731C6"/>
    <w:rsid w:val="00876005"/>
    <w:rsid w:val="0087688E"/>
    <w:rsid w:val="00877EE1"/>
    <w:rsid w:val="00877F30"/>
    <w:rsid w:val="00880281"/>
    <w:rsid w:val="00882E41"/>
    <w:rsid w:val="00885515"/>
    <w:rsid w:val="0088603F"/>
    <w:rsid w:val="00886207"/>
    <w:rsid w:val="00886D75"/>
    <w:rsid w:val="008916DD"/>
    <w:rsid w:val="00892C47"/>
    <w:rsid w:val="008A2A4E"/>
    <w:rsid w:val="008A506E"/>
    <w:rsid w:val="008A56F9"/>
    <w:rsid w:val="008B0A4B"/>
    <w:rsid w:val="008B3676"/>
    <w:rsid w:val="008B58D1"/>
    <w:rsid w:val="008B7164"/>
    <w:rsid w:val="008B7BFE"/>
    <w:rsid w:val="008B7DA3"/>
    <w:rsid w:val="008C19D4"/>
    <w:rsid w:val="008C2159"/>
    <w:rsid w:val="008C30A3"/>
    <w:rsid w:val="008C6621"/>
    <w:rsid w:val="008C6626"/>
    <w:rsid w:val="008D0607"/>
    <w:rsid w:val="008D28A0"/>
    <w:rsid w:val="008D2937"/>
    <w:rsid w:val="008D4BEB"/>
    <w:rsid w:val="008D5EF2"/>
    <w:rsid w:val="008D74E6"/>
    <w:rsid w:val="008E1DA7"/>
    <w:rsid w:val="008E21A3"/>
    <w:rsid w:val="008E48AE"/>
    <w:rsid w:val="008E4EBE"/>
    <w:rsid w:val="008E541D"/>
    <w:rsid w:val="008E56FB"/>
    <w:rsid w:val="008F227E"/>
    <w:rsid w:val="008F3168"/>
    <w:rsid w:val="008F3E6A"/>
    <w:rsid w:val="008F4289"/>
    <w:rsid w:val="008F4DA1"/>
    <w:rsid w:val="008F6BAC"/>
    <w:rsid w:val="008F77AC"/>
    <w:rsid w:val="00900A7F"/>
    <w:rsid w:val="0090136B"/>
    <w:rsid w:val="009033EE"/>
    <w:rsid w:val="00903843"/>
    <w:rsid w:val="00904D71"/>
    <w:rsid w:val="00910E5E"/>
    <w:rsid w:val="0091626A"/>
    <w:rsid w:val="00920B51"/>
    <w:rsid w:val="0092488D"/>
    <w:rsid w:val="009249E9"/>
    <w:rsid w:val="0092644C"/>
    <w:rsid w:val="00927782"/>
    <w:rsid w:val="00930858"/>
    <w:rsid w:val="0093500A"/>
    <w:rsid w:val="009360C1"/>
    <w:rsid w:val="00943DD6"/>
    <w:rsid w:val="009455BF"/>
    <w:rsid w:val="00947967"/>
    <w:rsid w:val="00950082"/>
    <w:rsid w:val="009524C1"/>
    <w:rsid w:val="00955514"/>
    <w:rsid w:val="0095559B"/>
    <w:rsid w:val="00961231"/>
    <w:rsid w:val="009635F6"/>
    <w:rsid w:val="00964F5A"/>
    <w:rsid w:val="0096543D"/>
    <w:rsid w:val="00967A8F"/>
    <w:rsid w:val="0097541B"/>
    <w:rsid w:val="009760AF"/>
    <w:rsid w:val="00976EB6"/>
    <w:rsid w:val="00983D8D"/>
    <w:rsid w:val="00984C39"/>
    <w:rsid w:val="00987349"/>
    <w:rsid w:val="00991503"/>
    <w:rsid w:val="009968BD"/>
    <w:rsid w:val="00997606"/>
    <w:rsid w:val="009978A3"/>
    <w:rsid w:val="009A0605"/>
    <w:rsid w:val="009A3B10"/>
    <w:rsid w:val="009A7473"/>
    <w:rsid w:val="009A7DBE"/>
    <w:rsid w:val="009B00A1"/>
    <w:rsid w:val="009B1CA4"/>
    <w:rsid w:val="009B3C88"/>
    <w:rsid w:val="009B4099"/>
    <w:rsid w:val="009B4350"/>
    <w:rsid w:val="009B54C0"/>
    <w:rsid w:val="009B7128"/>
    <w:rsid w:val="009C03A1"/>
    <w:rsid w:val="009C5459"/>
    <w:rsid w:val="009C61D7"/>
    <w:rsid w:val="009D0A0D"/>
    <w:rsid w:val="009D5E3E"/>
    <w:rsid w:val="009D6A20"/>
    <w:rsid w:val="009D6D3F"/>
    <w:rsid w:val="009D6FAC"/>
    <w:rsid w:val="009E052F"/>
    <w:rsid w:val="009E1240"/>
    <w:rsid w:val="009E29E0"/>
    <w:rsid w:val="009F2266"/>
    <w:rsid w:val="009F236C"/>
    <w:rsid w:val="009F24F6"/>
    <w:rsid w:val="009F39EB"/>
    <w:rsid w:val="009F57E1"/>
    <w:rsid w:val="009F76B4"/>
    <w:rsid w:val="009F7BD9"/>
    <w:rsid w:val="00A0074E"/>
    <w:rsid w:val="00A03022"/>
    <w:rsid w:val="00A10011"/>
    <w:rsid w:val="00A15DA0"/>
    <w:rsid w:val="00A207A3"/>
    <w:rsid w:val="00A22414"/>
    <w:rsid w:val="00A2298C"/>
    <w:rsid w:val="00A31DD4"/>
    <w:rsid w:val="00A32D06"/>
    <w:rsid w:val="00A41673"/>
    <w:rsid w:val="00A418C2"/>
    <w:rsid w:val="00A41997"/>
    <w:rsid w:val="00A436C6"/>
    <w:rsid w:val="00A47AA3"/>
    <w:rsid w:val="00A50DC0"/>
    <w:rsid w:val="00A54558"/>
    <w:rsid w:val="00A550FD"/>
    <w:rsid w:val="00A56AC9"/>
    <w:rsid w:val="00A63258"/>
    <w:rsid w:val="00A6368B"/>
    <w:rsid w:val="00A65042"/>
    <w:rsid w:val="00A67A83"/>
    <w:rsid w:val="00A71204"/>
    <w:rsid w:val="00A71493"/>
    <w:rsid w:val="00A730BE"/>
    <w:rsid w:val="00A776AF"/>
    <w:rsid w:val="00A80E47"/>
    <w:rsid w:val="00A84287"/>
    <w:rsid w:val="00A85905"/>
    <w:rsid w:val="00A86665"/>
    <w:rsid w:val="00A86D0F"/>
    <w:rsid w:val="00A874C0"/>
    <w:rsid w:val="00A94AF6"/>
    <w:rsid w:val="00A97378"/>
    <w:rsid w:val="00AA1DAE"/>
    <w:rsid w:val="00AA486C"/>
    <w:rsid w:val="00AA59BE"/>
    <w:rsid w:val="00AA78B5"/>
    <w:rsid w:val="00AB0A2F"/>
    <w:rsid w:val="00AB39C6"/>
    <w:rsid w:val="00AB3B83"/>
    <w:rsid w:val="00AC110C"/>
    <w:rsid w:val="00AC14D4"/>
    <w:rsid w:val="00AC1B34"/>
    <w:rsid w:val="00AC3271"/>
    <w:rsid w:val="00AC3F59"/>
    <w:rsid w:val="00AD0119"/>
    <w:rsid w:val="00AD04CD"/>
    <w:rsid w:val="00AD2258"/>
    <w:rsid w:val="00AD404E"/>
    <w:rsid w:val="00AE05E7"/>
    <w:rsid w:val="00AE3EF9"/>
    <w:rsid w:val="00AF2E12"/>
    <w:rsid w:val="00AF660F"/>
    <w:rsid w:val="00AF7A9B"/>
    <w:rsid w:val="00B0687D"/>
    <w:rsid w:val="00B11626"/>
    <w:rsid w:val="00B127C0"/>
    <w:rsid w:val="00B14D62"/>
    <w:rsid w:val="00B1631A"/>
    <w:rsid w:val="00B2238C"/>
    <w:rsid w:val="00B23089"/>
    <w:rsid w:val="00B24861"/>
    <w:rsid w:val="00B25C29"/>
    <w:rsid w:val="00B33A13"/>
    <w:rsid w:val="00B33FF0"/>
    <w:rsid w:val="00B3514A"/>
    <w:rsid w:val="00B37060"/>
    <w:rsid w:val="00B374E6"/>
    <w:rsid w:val="00B40864"/>
    <w:rsid w:val="00B40A43"/>
    <w:rsid w:val="00B42922"/>
    <w:rsid w:val="00B42CCC"/>
    <w:rsid w:val="00B443F8"/>
    <w:rsid w:val="00B45453"/>
    <w:rsid w:val="00B45668"/>
    <w:rsid w:val="00B47301"/>
    <w:rsid w:val="00B47B83"/>
    <w:rsid w:val="00B565EA"/>
    <w:rsid w:val="00B567F8"/>
    <w:rsid w:val="00B57CAD"/>
    <w:rsid w:val="00B57CF0"/>
    <w:rsid w:val="00B67667"/>
    <w:rsid w:val="00B742D6"/>
    <w:rsid w:val="00B75E9F"/>
    <w:rsid w:val="00B77E07"/>
    <w:rsid w:val="00B82CD3"/>
    <w:rsid w:val="00B857D2"/>
    <w:rsid w:val="00B9264A"/>
    <w:rsid w:val="00B92EBD"/>
    <w:rsid w:val="00B942AB"/>
    <w:rsid w:val="00BA159D"/>
    <w:rsid w:val="00BA515A"/>
    <w:rsid w:val="00BA5AB0"/>
    <w:rsid w:val="00BB1172"/>
    <w:rsid w:val="00BB26BD"/>
    <w:rsid w:val="00BB332E"/>
    <w:rsid w:val="00BB35B4"/>
    <w:rsid w:val="00BB4CB7"/>
    <w:rsid w:val="00BB4F78"/>
    <w:rsid w:val="00BB5D2C"/>
    <w:rsid w:val="00BB6447"/>
    <w:rsid w:val="00BC311E"/>
    <w:rsid w:val="00BC56D3"/>
    <w:rsid w:val="00BC74BD"/>
    <w:rsid w:val="00BC7ACE"/>
    <w:rsid w:val="00BC7F26"/>
    <w:rsid w:val="00BD5A7C"/>
    <w:rsid w:val="00BD60EC"/>
    <w:rsid w:val="00BD7BE8"/>
    <w:rsid w:val="00BE01FC"/>
    <w:rsid w:val="00BE6E6C"/>
    <w:rsid w:val="00BF31EC"/>
    <w:rsid w:val="00BF35BE"/>
    <w:rsid w:val="00BF43CD"/>
    <w:rsid w:val="00BF6804"/>
    <w:rsid w:val="00C00576"/>
    <w:rsid w:val="00C011B0"/>
    <w:rsid w:val="00C02A27"/>
    <w:rsid w:val="00C02C78"/>
    <w:rsid w:val="00C05124"/>
    <w:rsid w:val="00C07738"/>
    <w:rsid w:val="00C11F2A"/>
    <w:rsid w:val="00C15FF6"/>
    <w:rsid w:val="00C170A2"/>
    <w:rsid w:val="00C21476"/>
    <w:rsid w:val="00C231FE"/>
    <w:rsid w:val="00C241E2"/>
    <w:rsid w:val="00C249C7"/>
    <w:rsid w:val="00C2782F"/>
    <w:rsid w:val="00C27CD4"/>
    <w:rsid w:val="00C27E6D"/>
    <w:rsid w:val="00C33779"/>
    <w:rsid w:val="00C34F25"/>
    <w:rsid w:val="00C363F2"/>
    <w:rsid w:val="00C40CA0"/>
    <w:rsid w:val="00C43F9B"/>
    <w:rsid w:val="00C46A57"/>
    <w:rsid w:val="00C53BCD"/>
    <w:rsid w:val="00C563D5"/>
    <w:rsid w:val="00C56796"/>
    <w:rsid w:val="00C57A2C"/>
    <w:rsid w:val="00C60313"/>
    <w:rsid w:val="00C6064D"/>
    <w:rsid w:val="00C60F00"/>
    <w:rsid w:val="00C637F2"/>
    <w:rsid w:val="00C63B01"/>
    <w:rsid w:val="00C674A2"/>
    <w:rsid w:val="00C67516"/>
    <w:rsid w:val="00C71F62"/>
    <w:rsid w:val="00C73993"/>
    <w:rsid w:val="00C7481F"/>
    <w:rsid w:val="00C76E3C"/>
    <w:rsid w:val="00C801C7"/>
    <w:rsid w:val="00C80C0E"/>
    <w:rsid w:val="00C84148"/>
    <w:rsid w:val="00C84D9D"/>
    <w:rsid w:val="00C915A8"/>
    <w:rsid w:val="00C919BF"/>
    <w:rsid w:val="00C91F27"/>
    <w:rsid w:val="00C921CE"/>
    <w:rsid w:val="00C92402"/>
    <w:rsid w:val="00C9469D"/>
    <w:rsid w:val="00C9691B"/>
    <w:rsid w:val="00C97B65"/>
    <w:rsid w:val="00CA0487"/>
    <w:rsid w:val="00CA4CE1"/>
    <w:rsid w:val="00CA511C"/>
    <w:rsid w:val="00CA6A03"/>
    <w:rsid w:val="00CA7E8D"/>
    <w:rsid w:val="00CB0C08"/>
    <w:rsid w:val="00CB1397"/>
    <w:rsid w:val="00CB40BF"/>
    <w:rsid w:val="00CB57F9"/>
    <w:rsid w:val="00CB7AF7"/>
    <w:rsid w:val="00CC4CB1"/>
    <w:rsid w:val="00CC5986"/>
    <w:rsid w:val="00CC6FAE"/>
    <w:rsid w:val="00CD0FF1"/>
    <w:rsid w:val="00CD14E9"/>
    <w:rsid w:val="00CD1C5B"/>
    <w:rsid w:val="00CD3497"/>
    <w:rsid w:val="00CE03B0"/>
    <w:rsid w:val="00CE16DD"/>
    <w:rsid w:val="00CE3E96"/>
    <w:rsid w:val="00CF3EEC"/>
    <w:rsid w:val="00CF4455"/>
    <w:rsid w:val="00CF49D0"/>
    <w:rsid w:val="00D012E2"/>
    <w:rsid w:val="00D06122"/>
    <w:rsid w:val="00D06298"/>
    <w:rsid w:val="00D10F50"/>
    <w:rsid w:val="00D11C59"/>
    <w:rsid w:val="00D121DB"/>
    <w:rsid w:val="00D12B4F"/>
    <w:rsid w:val="00D12E18"/>
    <w:rsid w:val="00D12EC3"/>
    <w:rsid w:val="00D13874"/>
    <w:rsid w:val="00D139E8"/>
    <w:rsid w:val="00D13B6B"/>
    <w:rsid w:val="00D13C62"/>
    <w:rsid w:val="00D13D47"/>
    <w:rsid w:val="00D163BB"/>
    <w:rsid w:val="00D167BD"/>
    <w:rsid w:val="00D21D3E"/>
    <w:rsid w:val="00D23E6F"/>
    <w:rsid w:val="00D24093"/>
    <w:rsid w:val="00D25415"/>
    <w:rsid w:val="00D26121"/>
    <w:rsid w:val="00D3683B"/>
    <w:rsid w:val="00D37CAE"/>
    <w:rsid w:val="00D37E0B"/>
    <w:rsid w:val="00D431FD"/>
    <w:rsid w:val="00D44D95"/>
    <w:rsid w:val="00D46D37"/>
    <w:rsid w:val="00D47DAF"/>
    <w:rsid w:val="00D5378B"/>
    <w:rsid w:val="00D621C7"/>
    <w:rsid w:val="00D670E4"/>
    <w:rsid w:val="00D71DE9"/>
    <w:rsid w:val="00D72F0C"/>
    <w:rsid w:val="00D73A05"/>
    <w:rsid w:val="00D74C55"/>
    <w:rsid w:val="00D75FEB"/>
    <w:rsid w:val="00D762D3"/>
    <w:rsid w:val="00D812D5"/>
    <w:rsid w:val="00D8243B"/>
    <w:rsid w:val="00D82485"/>
    <w:rsid w:val="00D87B3B"/>
    <w:rsid w:val="00D93F3D"/>
    <w:rsid w:val="00D9552F"/>
    <w:rsid w:val="00DA0456"/>
    <w:rsid w:val="00DB28E3"/>
    <w:rsid w:val="00DB2F12"/>
    <w:rsid w:val="00DB4C3D"/>
    <w:rsid w:val="00DB4FC3"/>
    <w:rsid w:val="00DB53E1"/>
    <w:rsid w:val="00DB6787"/>
    <w:rsid w:val="00DB6E59"/>
    <w:rsid w:val="00DB6FB4"/>
    <w:rsid w:val="00DB75BF"/>
    <w:rsid w:val="00DC0892"/>
    <w:rsid w:val="00DC09EC"/>
    <w:rsid w:val="00DC12BB"/>
    <w:rsid w:val="00DC1B52"/>
    <w:rsid w:val="00DC3726"/>
    <w:rsid w:val="00DC43C4"/>
    <w:rsid w:val="00DC5149"/>
    <w:rsid w:val="00DD0009"/>
    <w:rsid w:val="00DD1B47"/>
    <w:rsid w:val="00DD43E1"/>
    <w:rsid w:val="00DD483F"/>
    <w:rsid w:val="00DD7291"/>
    <w:rsid w:val="00DE40F5"/>
    <w:rsid w:val="00DE4B54"/>
    <w:rsid w:val="00DE51DD"/>
    <w:rsid w:val="00DE7415"/>
    <w:rsid w:val="00DF2929"/>
    <w:rsid w:val="00DF3D60"/>
    <w:rsid w:val="00DF4F15"/>
    <w:rsid w:val="00DF59D2"/>
    <w:rsid w:val="00E01A10"/>
    <w:rsid w:val="00E03CF1"/>
    <w:rsid w:val="00E03EE2"/>
    <w:rsid w:val="00E03FEE"/>
    <w:rsid w:val="00E05534"/>
    <w:rsid w:val="00E07E00"/>
    <w:rsid w:val="00E10D31"/>
    <w:rsid w:val="00E110E1"/>
    <w:rsid w:val="00E11E08"/>
    <w:rsid w:val="00E12105"/>
    <w:rsid w:val="00E12E5B"/>
    <w:rsid w:val="00E131C9"/>
    <w:rsid w:val="00E13509"/>
    <w:rsid w:val="00E14A2B"/>
    <w:rsid w:val="00E178FF"/>
    <w:rsid w:val="00E20038"/>
    <w:rsid w:val="00E21D42"/>
    <w:rsid w:val="00E2244E"/>
    <w:rsid w:val="00E25A2B"/>
    <w:rsid w:val="00E2678C"/>
    <w:rsid w:val="00E32B12"/>
    <w:rsid w:val="00E33BF6"/>
    <w:rsid w:val="00E4039C"/>
    <w:rsid w:val="00E43D07"/>
    <w:rsid w:val="00E50FAC"/>
    <w:rsid w:val="00E514D4"/>
    <w:rsid w:val="00E52FE0"/>
    <w:rsid w:val="00E532BA"/>
    <w:rsid w:val="00E56007"/>
    <w:rsid w:val="00E56959"/>
    <w:rsid w:val="00E575D9"/>
    <w:rsid w:val="00E57F32"/>
    <w:rsid w:val="00E60A28"/>
    <w:rsid w:val="00E60EE2"/>
    <w:rsid w:val="00E65D3C"/>
    <w:rsid w:val="00E70FE1"/>
    <w:rsid w:val="00E72006"/>
    <w:rsid w:val="00E769A3"/>
    <w:rsid w:val="00E807AE"/>
    <w:rsid w:val="00E82B1A"/>
    <w:rsid w:val="00E84EAF"/>
    <w:rsid w:val="00E85260"/>
    <w:rsid w:val="00E87051"/>
    <w:rsid w:val="00E93D0A"/>
    <w:rsid w:val="00EA2A0C"/>
    <w:rsid w:val="00EA3F26"/>
    <w:rsid w:val="00EA428D"/>
    <w:rsid w:val="00EA53BD"/>
    <w:rsid w:val="00EA655B"/>
    <w:rsid w:val="00EA7F41"/>
    <w:rsid w:val="00EB03C7"/>
    <w:rsid w:val="00EB32D0"/>
    <w:rsid w:val="00EB43DE"/>
    <w:rsid w:val="00EB7675"/>
    <w:rsid w:val="00EC2237"/>
    <w:rsid w:val="00EC2A5A"/>
    <w:rsid w:val="00EC4DD4"/>
    <w:rsid w:val="00EC5D6A"/>
    <w:rsid w:val="00EC5FB4"/>
    <w:rsid w:val="00EC7BCD"/>
    <w:rsid w:val="00ED4FF8"/>
    <w:rsid w:val="00ED75C0"/>
    <w:rsid w:val="00EE54C7"/>
    <w:rsid w:val="00EE78E3"/>
    <w:rsid w:val="00EE7D40"/>
    <w:rsid w:val="00EF3744"/>
    <w:rsid w:val="00EF5DA1"/>
    <w:rsid w:val="00EF72BF"/>
    <w:rsid w:val="00F049DE"/>
    <w:rsid w:val="00F05689"/>
    <w:rsid w:val="00F128DC"/>
    <w:rsid w:val="00F168E3"/>
    <w:rsid w:val="00F22F78"/>
    <w:rsid w:val="00F27171"/>
    <w:rsid w:val="00F27545"/>
    <w:rsid w:val="00F317AB"/>
    <w:rsid w:val="00F31869"/>
    <w:rsid w:val="00F318A1"/>
    <w:rsid w:val="00F327E7"/>
    <w:rsid w:val="00F35051"/>
    <w:rsid w:val="00F40388"/>
    <w:rsid w:val="00F41473"/>
    <w:rsid w:val="00F415BA"/>
    <w:rsid w:val="00F43959"/>
    <w:rsid w:val="00F45FAB"/>
    <w:rsid w:val="00F46830"/>
    <w:rsid w:val="00F51FDF"/>
    <w:rsid w:val="00F53DA4"/>
    <w:rsid w:val="00F57A85"/>
    <w:rsid w:val="00F620B2"/>
    <w:rsid w:val="00F67707"/>
    <w:rsid w:val="00F70796"/>
    <w:rsid w:val="00F70AE0"/>
    <w:rsid w:val="00F71247"/>
    <w:rsid w:val="00F7421E"/>
    <w:rsid w:val="00F74DC1"/>
    <w:rsid w:val="00F81378"/>
    <w:rsid w:val="00F90D58"/>
    <w:rsid w:val="00F922E1"/>
    <w:rsid w:val="00F95354"/>
    <w:rsid w:val="00F97B4C"/>
    <w:rsid w:val="00FA1056"/>
    <w:rsid w:val="00FA1D73"/>
    <w:rsid w:val="00FB02E9"/>
    <w:rsid w:val="00FB3CED"/>
    <w:rsid w:val="00FB56B9"/>
    <w:rsid w:val="00FB5D99"/>
    <w:rsid w:val="00FC30ED"/>
    <w:rsid w:val="00FC408B"/>
    <w:rsid w:val="00FD1249"/>
    <w:rsid w:val="00FD13D6"/>
    <w:rsid w:val="00FD3E43"/>
    <w:rsid w:val="00FD4295"/>
    <w:rsid w:val="00FD440B"/>
    <w:rsid w:val="00FD461B"/>
    <w:rsid w:val="00FD7B8B"/>
    <w:rsid w:val="00FE21A8"/>
    <w:rsid w:val="00FE65B5"/>
    <w:rsid w:val="00FE74B5"/>
    <w:rsid w:val="00FE7AE3"/>
    <w:rsid w:val="00FE7CFA"/>
    <w:rsid w:val="00FF0023"/>
    <w:rsid w:val="00FF6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DBC1D"/>
  <w15:docId w15:val="{081ABEE3-A5D7-A147-8F7A-953D63AD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3E8"/>
  </w:style>
  <w:style w:type="paragraph" w:styleId="Heading1">
    <w:name w:val="heading 1"/>
    <w:basedOn w:val="Normal"/>
    <w:next w:val="Normal"/>
    <w:link w:val="Heading1Char"/>
    <w:uiPriority w:val="4"/>
    <w:qFormat/>
    <w:rsid w:val="003743E8"/>
    <w:pPr>
      <w:keepNext/>
      <w:keepLines/>
      <w:ind w:firstLine="0"/>
      <w:jc w:val="center"/>
      <w:outlineLvl w:val="0"/>
    </w:pPr>
    <w:rPr>
      <w:b/>
    </w:rPr>
  </w:style>
  <w:style w:type="paragraph" w:styleId="Heading2">
    <w:name w:val="heading 2"/>
    <w:basedOn w:val="Normal"/>
    <w:next w:val="Normal"/>
    <w:link w:val="Heading2Char"/>
    <w:uiPriority w:val="4"/>
    <w:unhideWhenUsed/>
    <w:qFormat/>
    <w:rsid w:val="003743E8"/>
    <w:pPr>
      <w:keepNext/>
      <w:keepLines/>
      <w:ind w:firstLine="0"/>
      <w:outlineLvl w:val="1"/>
    </w:pPr>
    <w:rPr>
      <w:b/>
      <w:sz w:val="24"/>
      <w:szCs w:val="24"/>
    </w:rPr>
  </w:style>
  <w:style w:type="paragraph" w:styleId="Heading3">
    <w:name w:val="heading 3"/>
    <w:basedOn w:val="Normal"/>
    <w:next w:val="Normal"/>
    <w:link w:val="Heading3Char"/>
    <w:uiPriority w:val="4"/>
    <w:unhideWhenUsed/>
    <w:qFormat/>
    <w:rsid w:val="003743E8"/>
    <w:pPr>
      <w:keepNext/>
      <w:keepLines/>
      <w:outlineLvl w:val="2"/>
    </w:pPr>
    <w:rPr>
      <w:b/>
    </w:rPr>
  </w:style>
  <w:style w:type="paragraph" w:styleId="Heading4">
    <w:name w:val="heading 4"/>
    <w:basedOn w:val="Normal"/>
    <w:next w:val="Normal"/>
    <w:link w:val="Heading4Char"/>
    <w:uiPriority w:val="4"/>
    <w:unhideWhenUsed/>
    <w:qFormat/>
    <w:rsid w:val="003743E8"/>
    <w:pPr>
      <w:keepNext/>
      <w:keepLines/>
      <w:outlineLvl w:val="3"/>
    </w:pPr>
    <w:rPr>
      <w:b/>
      <w:i/>
    </w:rPr>
  </w:style>
  <w:style w:type="paragraph" w:styleId="Heading5">
    <w:name w:val="heading 5"/>
    <w:basedOn w:val="Normal"/>
    <w:next w:val="Normal"/>
    <w:link w:val="Heading5Char"/>
    <w:uiPriority w:val="4"/>
    <w:unhideWhenUsed/>
    <w:qFormat/>
    <w:rsid w:val="003743E8"/>
    <w:pPr>
      <w:keepNext/>
      <w:keepLines/>
      <w:outlineLvl w:val="4"/>
    </w:pPr>
    <w:rPr>
      <w:i/>
    </w:rPr>
  </w:style>
  <w:style w:type="paragraph" w:styleId="Heading6">
    <w:name w:val="heading 6"/>
    <w:basedOn w:val="Normal"/>
    <w:next w:val="Normal"/>
    <w:link w:val="Heading6Char"/>
    <w:uiPriority w:val="9"/>
    <w:semiHidden/>
    <w:unhideWhenUsed/>
    <w:qFormat/>
    <w:rsid w:val="003743E8"/>
    <w:pPr>
      <w:keepNext/>
      <w:keepLines/>
      <w:spacing w:before="40"/>
      <w:ind w:firstLine="0"/>
      <w:outlineLvl w:val="5"/>
    </w:pPr>
    <w:rPr>
      <w:color w:val="6E6E6E"/>
    </w:rPr>
  </w:style>
  <w:style w:type="paragraph" w:styleId="Heading7">
    <w:name w:val="heading 7"/>
    <w:basedOn w:val="Normal"/>
    <w:next w:val="Normal"/>
    <w:link w:val="Heading7Char"/>
    <w:uiPriority w:val="9"/>
    <w:semiHidden/>
    <w:qFormat/>
    <w:rsid w:val="003743E8"/>
    <w:pPr>
      <w:keepNext/>
      <w:keepLines/>
      <w:spacing w:before="40"/>
      <w:ind w:firstLine="0"/>
      <w:outlineLvl w:val="6"/>
    </w:pPr>
    <w:rPr>
      <w:rFonts w:eastAsia="SimHei"/>
      <w:i/>
      <w:iCs/>
      <w:color w:val="6E6E6E"/>
      <w:kern w:val="24"/>
      <w:szCs w:val="24"/>
      <w:lang w:eastAsia="ja-JP"/>
    </w:rPr>
  </w:style>
  <w:style w:type="paragraph" w:styleId="Heading8">
    <w:name w:val="heading 8"/>
    <w:basedOn w:val="Normal"/>
    <w:next w:val="Normal"/>
    <w:link w:val="Heading8Char"/>
    <w:uiPriority w:val="9"/>
    <w:semiHidden/>
    <w:qFormat/>
    <w:rsid w:val="003743E8"/>
    <w:pPr>
      <w:keepNext/>
      <w:keepLines/>
      <w:spacing w:before="40"/>
      <w:ind w:firstLine="0"/>
      <w:outlineLvl w:val="7"/>
    </w:pPr>
    <w:rPr>
      <w:rFonts w:eastAsia="SimHei"/>
      <w:color w:val="272727"/>
      <w:kern w:val="24"/>
      <w:sz w:val="21"/>
      <w:szCs w:val="21"/>
      <w:lang w:eastAsia="ja-JP"/>
    </w:rPr>
  </w:style>
  <w:style w:type="paragraph" w:styleId="Heading9">
    <w:name w:val="heading 9"/>
    <w:basedOn w:val="Normal"/>
    <w:next w:val="Normal"/>
    <w:link w:val="Heading9Char"/>
    <w:uiPriority w:val="9"/>
    <w:semiHidden/>
    <w:qFormat/>
    <w:rsid w:val="003743E8"/>
    <w:pPr>
      <w:keepNext/>
      <w:keepLines/>
      <w:spacing w:before="40"/>
      <w:ind w:firstLine="0"/>
      <w:outlineLvl w:val="8"/>
    </w:pPr>
    <w:rPr>
      <w:rFonts w:eastAsia="SimHei"/>
      <w:i/>
      <w:iCs/>
      <w:color w:val="272727"/>
      <w:kern w:val="24"/>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3743E8"/>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left w:w="0" w:type="dxa"/>
        <w:bottom w:w="58"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rsid w:val="003743E8"/>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743E8"/>
    <w:pPr>
      <w:spacing w:line="240" w:lineRule="auto"/>
      <w:ind w:firstLine="0"/>
    </w:pPr>
  </w:style>
  <w:style w:type="paragraph" w:styleId="BalloonText">
    <w:name w:val="Balloon Text"/>
    <w:basedOn w:val="Normal"/>
    <w:link w:val="BalloonTextChar"/>
    <w:uiPriority w:val="99"/>
    <w:semiHidden/>
    <w:unhideWhenUsed/>
    <w:rsid w:val="003743E8"/>
    <w:pPr>
      <w:spacing w:line="240" w:lineRule="auto"/>
    </w:pPr>
    <w:rPr>
      <w:sz w:val="18"/>
      <w:szCs w:val="18"/>
    </w:rPr>
  </w:style>
  <w:style w:type="character" w:customStyle="1" w:styleId="BalloonTextChar">
    <w:name w:val="Balloon Text Char"/>
    <w:basedOn w:val="DefaultParagraphFont"/>
    <w:link w:val="BalloonText"/>
    <w:uiPriority w:val="99"/>
    <w:semiHidden/>
    <w:rsid w:val="00BB5D2C"/>
    <w:rPr>
      <w:sz w:val="18"/>
      <w:szCs w:val="18"/>
    </w:rPr>
  </w:style>
  <w:style w:type="paragraph" w:styleId="CommentSubject">
    <w:name w:val="annotation subject"/>
    <w:basedOn w:val="CommentText"/>
    <w:next w:val="CommentText"/>
    <w:link w:val="CommentSubjectChar"/>
    <w:uiPriority w:val="99"/>
    <w:semiHidden/>
    <w:unhideWhenUsed/>
    <w:rsid w:val="00E20038"/>
    <w:rPr>
      <w:b/>
      <w:bCs/>
    </w:rPr>
  </w:style>
  <w:style w:type="character" w:customStyle="1" w:styleId="CommentSubjectChar">
    <w:name w:val="Comment Subject Char"/>
    <w:basedOn w:val="CommentTextChar"/>
    <w:link w:val="CommentSubject"/>
    <w:uiPriority w:val="99"/>
    <w:semiHidden/>
    <w:rsid w:val="00E20038"/>
    <w:rPr>
      <w:b/>
      <w:bCs/>
      <w:sz w:val="20"/>
      <w:szCs w:val="20"/>
    </w:rPr>
  </w:style>
  <w:style w:type="paragraph" w:styleId="Caption">
    <w:name w:val="caption"/>
    <w:basedOn w:val="Normal"/>
    <w:next w:val="Normal"/>
    <w:uiPriority w:val="35"/>
    <w:unhideWhenUsed/>
    <w:qFormat/>
    <w:rsid w:val="003743E8"/>
    <w:pPr>
      <w:spacing w:after="200" w:line="240" w:lineRule="auto"/>
    </w:pPr>
    <w:rPr>
      <w:i/>
      <w:iCs/>
      <w:color w:val="1F497D" w:themeColor="text2"/>
      <w:sz w:val="18"/>
      <w:szCs w:val="18"/>
    </w:rPr>
  </w:style>
  <w:style w:type="paragraph" w:styleId="NormalWeb">
    <w:name w:val="Normal (Web)"/>
    <w:basedOn w:val="Normal"/>
    <w:uiPriority w:val="99"/>
    <w:unhideWhenUsed/>
    <w:rsid w:val="003743E8"/>
    <w:pPr>
      <w:spacing w:before="100" w:beforeAutospacing="1" w:after="100" w:afterAutospacing="1" w:line="240" w:lineRule="auto"/>
      <w:ind w:firstLine="0"/>
    </w:pPr>
    <w:rPr>
      <w:sz w:val="24"/>
      <w:szCs w:val="24"/>
    </w:rPr>
  </w:style>
  <w:style w:type="paragraph" w:styleId="Footer">
    <w:name w:val="footer"/>
    <w:basedOn w:val="Normal"/>
    <w:link w:val="FooterChar"/>
    <w:uiPriority w:val="99"/>
    <w:unhideWhenUsed/>
    <w:rsid w:val="003743E8"/>
    <w:pPr>
      <w:tabs>
        <w:tab w:val="center" w:pos="4680"/>
        <w:tab w:val="right" w:pos="9360"/>
      </w:tabs>
      <w:spacing w:line="240" w:lineRule="auto"/>
    </w:pPr>
  </w:style>
  <w:style w:type="character" w:customStyle="1" w:styleId="FooterChar">
    <w:name w:val="Footer Char"/>
    <w:basedOn w:val="DefaultParagraphFont"/>
    <w:link w:val="Footer"/>
    <w:uiPriority w:val="99"/>
    <w:rsid w:val="008B3676"/>
  </w:style>
  <w:style w:type="character" w:customStyle="1" w:styleId="Heading7Char">
    <w:name w:val="Heading 7 Char"/>
    <w:basedOn w:val="DefaultParagraphFont"/>
    <w:link w:val="Heading7"/>
    <w:uiPriority w:val="9"/>
    <w:semiHidden/>
    <w:rsid w:val="003743E8"/>
    <w:rPr>
      <w:rFonts w:eastAsia="SimHei"/>
      <w:i/>
      <w:iCs/>
      <w:color w:val="6E6E6E"/>
      <w:kern w:val="24"/>
      <w:szCs w:val="24"/>
      <w:lang w:eastAsia="ja-JP"/>
    </w:rPr>
  </w:style>
  <w:style w:type="character" w:customStyle="1" w:styleId="Heading8Char">
    <w:name w:val="Heading 8 Char"/>
    <w:basedOn w:val="DefaultParagraphFont"/>
    <w:link w:val="Heading8"/>
    <w:uiPriority w:val="9"/>
    <w:semiHidden/>
    <w:rsid w:val="003743E8"/>
    <w:rPr>
      <w:rFonts w:eastAsia="SimHei"/>
      <w:color w:val="272727"/>
      <w:kern w:val="24"/>
      <w:sz w:val="21"/>
      <w:szCs w:val="21"/>
      <w:lang w:eastAsia="ja-JP"/>
    </w:rPr>
  </w:style>
  <w:style w:type="character" w:customStyle="1" w:styleId="Heading9Char">
    <w:name w:val="Heading 9 Char"/>
    <w:basedOn w:val="DefaultParagraphFont"/>
    <w:link w:val="Heading9"/>
    <w:uiPriority w:val="9"/>
    <w:semiHidden/>
    <w:rsid w:val="003743E8"/>
    <w:rPr>
      <w:rFonts w:eastAsia="SimHei"/>
      <w:i/>
      <w:iCs/>
      <w:color w:val="272727"/>
      <w:kern w:val="24"/>
      <w:sz w:val="21"/>
      <w:szCs w:val="21"/>
      <w:lang w:eastAsia="ja-JP"/>
    </w:rPr>
  </w:style>
  <w:style w:type="paragraph" w:customStyle="1" w:styleId="SectionTitle">
    <w:name w:val="Section Title"/>
    <w:basedOn w:val="Normal"/>
    <w:next w:val="Normal"/>
    <w:uiPriority w:val="2"/>
    <w:qFormat/>
    <w:rsid w:val="003743E8"/>
    <w:pPr>
      <w:pageBreakBefore/>
      <w:ind w:firstLine="0"/>
      <w:jc w:val="center"/>
      <w:outlineLvl w:val="0"/>
    </w:pPr>
    <w:rPr>
      <w:rFonts w:eastAsia="SimHei"/>
      <w:kern w:val="24"/>
      <w:szCs w:val="24"/>
      <w:lang w:eastAsia="ja-JP"/>
    </w:rPr>
  </w:style>
  <w:style w:type="paragraph" w:styleId="Header">
    <w:name w:val="header"/>
    <w:basedOn w:val="Normal"/>
    <w:link w:val="HeaderChar"/>
    <w:uiPriority w:val="99"/>
    <w:unhideWhenUsed/>
    <w:qFormat/>
    <w:rsid w:val="003743E8"/>
    <w:pPr>
      <w:spacing w:line="240" w:lineRule="auto"/>
      <w:ind w:firstLine="0"/>
    </w:pPr>
    <w:rPr>
      <w:rFonts w:eastAsia="SimSun"/>
      <w:kern w:val="24"/>
      <w:szCs w:val="24"/>
      <w:lang w:eastAsia="ja-JP"/>
    </w:rPr>
  </w:style>
  <w:style w:type="character" w:customStyle="1" w:styleId="HeaderChar">
    <w:name w:val="Header Char"/>
    <w:basedOn w:val="DefaultParagraphFont"/>
    <w:link w:val="Header"/>
    <w:uiPriority w:val="99"/>
    <w:rsid w:val="003743E8"/>
    <w:rPr>
      <w:rFonts w:eastAsia="SimSun"/>
      <w:kern w:val="24"/>
      <w:szCs w:val="24"/>
      <w:lang w:eastAsia="ja-JP"/>
    </w:rPr>
  </w:style>
  <w:style w:type="character" w:styleId="Strong">
    <w:name w:val="Strong"/>
    <w:uiPriority w:val="22"/>
    <w:unhideWhenUsed/>
    <w:qFormat/>
    <w:rsid w:val="003743E8"/>
    <w:rPr>
      <w:b w:val="0"/>
      <w:bCs w:val="0"/>
      <w:caps/>
      <w:smallCaps w:val="0"/>
    </w:rPr>
  </w:style>
  <w:style w:type="character" w:styleId="PlaceholderText">
    <w:name w:val="Placeholder Text"/>
    <w:uiPriority w:val="99"/>
    <w:semiHidden/>
    <w:rsid w:val="003743E8"/>
    <w:rPr>
      <w:color w:val="808080"/>
    </w:rPr>
  </w:style>
  <w:style w:type="paragraph" w:styleId="NoSpacing">
    <w:name w:val="No Spacing"/>
    <w:aliases w:val="No Indent"/>
    <w:uiPriority w:val="3"/>
    <w:qFormat/>
    <w:rsid w:val="003743E8"/>
    <w:pPr>
      <w:ind w:firstLine="0"/>
    </w:pPr>
    <w:rPr>
      <w:rFonts w:eastAsia="SimSun"/>
      <w:sz w:val="24"/>
      <w:szCs w:val="24"/>
      <w:lang w:eastAsia="ja-JP"/>
    </w:rPr>
  </w:style>
  <w:style w:type="character" w:customStyle="1" w:styleId="Heading1Char">
    <w:name w:val="Heading 1 Char"/>
    <w:link w:val="Heading1"/>
    <w:uiPriority w:val="4"/>
    <w:rsid w:val="003743E8"/>
    <w:rPr>
      <w:b/>
    </w:rPr>
  </w:style>
  <w:style w:type="character" w:customStyle="1" w:styleId="Heading2Char">
    <w:name w:val="Heading 2 Char"/>
    <w:link w:val="Heading2"/>
    <w:uiPriority w:val="4"/>
    <w:rsid w:val="003743E8"/>
    <w:rPr>
      <w:b/>
      <w:sz w:val="24"/>
      <w:szCs w:val="24"/>
    </w:rPr>
  </w:style>
  <w:style w:type="character" w:customStyle="1" w:styleId="TitleChar">
    <w:name w:val="Title Char"/>
    <w:link w:val="Title"/>
    <w:uiPriority w:val="1"/>
    <w:rsid w:val="003743E8"/>
  </w:style>
  <w:style w:type="character" w:styleId="Emphasis">
    <w:name w:val="Emphasis"/>
    <w:uiPriority w:val="20"/>
    <w:unhideWhenUsed/>
    <w:qFormat/>
    <w:rsid w:val="003743E8"/>
    <w:rPr>
      <w:i/>
      <w:iCs/>
    </w:rPr>
  </w:style>
  <w:style w:type="character" w:customStyle="1" w:styleId="Heading3Char">
    <w:name w:val="Heading 3 Char"/>
    <w:link w:val="Heading3"/>
    <w:uiPriority w:val="4"/>
    <w:rsid w:val="003743E8"/>
    <w:rPr>
      <w:b/>
    </w:rPr>
  </w:style>
  <w:style w:type="character" w:customStyle="1" w:styleId="Heading4Char">
    <w:name w:val="Heading 4 Char"/>
    <w:link w:val="Heading4"/>
    <w:uiPriority w:val="4"/>
    <w:rsid w:val="003743E8"/>
    <w:rPr>
      <w:b/>
      <w:i/>
    </w:rPr>
  </w:style>
  <w:style w:type="character" w:customStyle="1" w:styleId="Heading5Char">
    <w:name w:val="Heading 5 Char"/>
    <w:link w:val="Heading5"/>
    <w:uiPriority w:val="4"/>
    <w:rsid w:val="003743E8"/>
    <w:rPr>
      <w:i/>
    </w:rPr>
  </w:style>
  <w:style w:type="paragraph" w:styleId="Bibliography">
    <w:name w:val="Bibliography"/>
    <w:basedOn w:val="Normal"/>
    <w:next w:val="Normal"/>
    <w:uiPriority w:val="37"/>
    <w:unhideWhenUsed/>
    <w:qFormat/>
    <w:rsid w:val="003743E8"/>
    <w:pPr>
      <w:ind w:left="720" w:hanging="720"/>
    </w:pPr>
    <w:rPr>
      <w:rFonts w:eastAsia="SimSun"/>
      <w:kern w:val="24"/>
      <w:szCs w:val="24"/>
      <w:lang w:eastAsia="ja-JP"/>
    </w:rPr>
  </w:style>
  <w:style w:type="paragraph" w:styleId="BlockText">
    <w:name w:val="Block Text"/>
    <w:basedOn w:val="Normal"/>
    <w:uiPriority w:val="99"/>
    <w:semiHidden/>
    <w:unhideWhenUsed/>
    <w:rsid w:val="003743E8"/>
    <w:pPr>
      <w:pBdr>
        <w:top w:val="single" w:sz="2" w:space="10" w:color="DDDDDD" w:shadow="1"/>
        <w:left w:val="single" w:sz="2" w:space="10" w:color="DDDDDD" w:shadow="1"/>
        <w:bottom w:val="single" w:sz="2" w:space="10" w:color="DDDDDD" w:shadow="1"/>
        <w:right w:val="single" w:sz="2" w:space="10" w:color="DDDDDD" w:shadow="1"/>
      </w:pBdr>
      <w:ind w:left="1152" w:right="1152" w:firstLine="0"/>
    </w:pPr>
    <w:rPr>
      <w:rFonts w:eastAsia="SimSun"/>
      <w:i/>
      <w:iCs/>
      <w:color w:val="DDDDDD"/>
      <w:kern w:val="24"/>
      <w:szCs w:val="24"/>
      <w:lang w:eastAsia="ja-JP"/>
    </w:rPr>
  </w:style>
  <w:style w:type="paragraph" w:styleId="BodyText">
    <w:name w:val="Body Text"/>
    <w:basedOn w:val="Normal"/>
    <w:link w:val="BodyTextChar"/>
    <w:uiPriority w:val="99"/>
    <w:semiHidden/>
    <w:unhideWhenUsed/>
    <w:rsid w:val="003743E8"/>
    <w:pPr>
      <w:spacing w:after="120"/>
      <w:ind w:firstLine="0"/>
    </w:pPr>
    <w:rPr>
      <w:rFonts w:eastAsia="SimSun"/>
      <w:kern w:val="24"/>
      <w:szCs w:val="24"/>
      <w:lang w:eastAsia="ja-JP"/>
    </w:rPr>
  </w:style>
  <w:style w:type="character" w:customStyle="1" w:styleId="BodyTextChar">
    <w:name w:val="Body Text Char"/>
    <w:basedOn w:val="DefaultParagraphFont"/>
    <w:link w:val="BodyText"/>
    <w:uiPriority w:val="99"/>
    <w:semiHidden/>
    <w:rsid w:val="003743E8"/>
    <w:rPr>
      <w:rFonts w:eastAsia="SimSun"/>
      <w:kern w:val="24"/>
      <w:szCs w:val="24"/>
      <w:lang w:eastAsia="ja-JP"/>
    </w:rPr>
  </w:style>
  <w:style w:type="paragraph" w:styleId="BodyText2">
    <w:name w:val="Body Text 2"/>
    <w:basedOn w:val="Normal"/>
    <w:link w:val="BodyText2Char"/>
    <w:uiPriority w:val="99"/>
    <w:semiHidden/>
    <w:unhideWhenUsed/>
    <w:rsid w:val="003743E8"/>
    <w:pPr>
      <w:spacing w:after="120"/>
      <w:ind w:firstLine="0"/>
    </w:pPr>
    <w:rPr>
      <w:rFonts w:eastAsia="SimSun"/>
      <w:kern w:val="24"/>
      <w:szCs w:val="24"/>
      <w:lang w:eastAsia="ja-JP"/>
    </w:rPr>
  </w:style>
  <w:style w:type="character" w:customStyle="1" w:styleId="BodyText2Char">
    <w:name w:val="Body Text 2 Char"/>
    <w:basedOn w:val="DefaultParagraphFont"/>
    <w:link w:val="BodyText2"/>
    <w:uiPriority w:val="99"/>
    <w:semiHidden/>
    <w:rsid w:val="003743E8"/>
    <w:rPr>
      <w:rFonts w:eastAsia="SimSun"/>
      <w:kern w:val="24"/>
      <w:szCs w:val="24"/>
      <w:lang w:eastAsia="ja-JP"/>
    </w:rPr>
  </w:style>
  <w:style w:type="paragraph" w:styleId="BodyText3">
    <w:name w:val="Body Text 3"/>
    <w:basedOn w:val="Normal"/>
    <w:link w:val="BodyText3Char"/>
    <w:uiPriority w:val="99"/>
    <w:semiHidden/>
    <w:unhideWhenUsed/>
    <w:rsid w:val="003743E8"/>
    <w:pPr>
      <w:spacing w:after="120"/>
      <w:ind w:firstLine="0"/>
    </w:pPr>
    <w:rPr>
      <w:rFonts w:eastAsia="SimSun"/>
      <w:kern w:val="24"/>
      <w:sz w:val="16"/>
      <w:szCs w:val="16"/>
      <w:lang w:eastAsia="ja-JP"/>
    </w:rPr>
  </w:style>
  <w:style w:type="character" w:customStyle="1" w:styleId="BodyText3Char">
    <w:name w:val="Body Text 3 Char"/>
    <w:basedOn w:val="DefaultParagraphFont"/>
    <w:link w:val="BodyText3"/>
    <w:uiPriority w:val="99"/>
    <w:semiHidden/>
    <w:rsid w:val="003743E8"/>
    <w:rPr>
      <w:rFonts w:eastAsia="SimSun"/>
      <w:kern w:val="24"/>
      <w:sz w:val="16"/>
      <w:szCs w:val="16"/>
      <w:lang w:eastAsia="ja-JP"/>
    </w:rPr>
  </w:style>
  <w:style w:type="paragraph" w:styleId="BodyTextFirstIndent">
    <w:name w:val="Body Text First Indent"/>
    <w:basedOn w:val="BodyText"/>
    <w:link w:val="BodyTextFirstIndentChar"/>
    <w:uiPriority w:val="99"/>
    <w:semiHidden/>
    <w:unhideWhenUsed/>
    <w:rsid w:val="003743E8"/>
    <w:pPr>
      <w:spacing w:after="0"/>
    </w:pPr>
  </w:style>
  <w:style w:type="character" w:customStyle="1" w:styleId="BodyTextFirstIndentChar">
    <w:name w:val="Body Text First Indent Char"/>
    <w:basedOn w:val="BodyTextChar"/>
    <w:link w:val="BodyTextFirstIndent"/>
    <w:uiPriority w:val="99"/>
    <w:semiHidden/>
    <w:rsid w:val="003743E8"/>
    <w:rPr>
      <w:rFonts w:eastAsia="SimSun"/>
      <w:kern w:val="24"/>
      <w:szCs w:val="24"/>
      <w:lang w:eastAsia="ja-JP"/>
    </w:rPr>
  </w:style>
  <w:style w:type="paragraph" w:styleId="BodyTextIndent">
    <w:name w:val="Body Text Indent"/>
    <w:basedOn w:val="Normal"/>
    <w:link w:val="BodyTextIndentChar"/>
    <w:uiPriority w:val="99"/>
    <w:semiHidden/>
    <w:unhideWhenUsed/>
    <w:rsid w:val="003743E8"/>
    <w:pPr>
      <w:spacing w:after="120"/>
      <w:ind w:left="360" w:firstLine="0"/>
    </w:pPr>
    <w:rPr>
      <w:rFonts w:eastAsia="SimSun"/>
      <w:kern w:val="24"/>
      <w:szCs w:val="24"/>
      <w:lang w:eastAsia="ja-JP"/>
    </w:rPr>
  </w:style>
  <w:style w:type="character" w:customStyle="1" w:styleId="BodyTextIndentChar">
    <w:name w:val="Body Text Indent Char"/>
    <w:basedOn w:val="DefaultParagraphFont"/>
    <w:link w:val="BodyTextIndent"/>
    <w:uiPriority w:val="99"/>
    <w:semiHidden/>
    <w:rsid w:val="003743E8"/>
    <w:rPr>
      <w:rFonts w:eastAsia="SimSun"/>
      <w:kern w:val="24"/>
      <w:szCs w:val="24"/>
      <w:lang w:eastAsia="ja-JP"/>
    </w:rPr>
  </w:style>
  <w:style w:type="paragraph" w:styleId="BodyTextFirstIndent2">
    <w:name w:val="Body Text First Indent 2"/>
    <w:basedOn w:val="BodyTextIndent"/>
    <w:link w:val="BodyTextFirstIndent2Char"/>
    <w:uiPriority w:val="99"/>
    <w:semiHidden/>
    <w:unhideWhenUsed/>
    <w:rsid w:val="003743E8"/>
    <w:pPr>
      <w:spacing w:after="0"/>
    </w:pPr>
  </w:style>
  <w:style w:type="character" w:customStyle="1" w:styleId="BodyTextFirstIndent2Char">
    <w:name w:val="Body Text First Indent 2 Char"/>
    <w:basedOn w:val="BodyTextIndentChar"/>
    <w:link w:val="BodyTextFirstIndent2"/>
    <w:uiPriority w:val="99"/>
    <w:semiHidden/>
    <w:rsid w:val="003743E8"/>
    <w:rPr>
      <w:rFonts w:eastAsia="SimSun"/>
      <w:kern w:val="24"/>
      <w:szCs w:val="24"/>
      <w:lang w:eastAsia="ja-JP"/>
    </w:rPr>
  </w:style>
  <w:style w:type="paragraph" w:styleId="BodyTextIndent2">
    <w:name w:val="Body Text Indent 2"/>
    <w:basedOn w:val="Normal"/>
    <w:link w:val="BodyTextIndent2Char"/>
    <w:uiPriority w:val="99"/>
    <w:semiHidden/>
    <w:unhideWhenUsed/>
    <w:rsid w:val="003743E8"/>
    <w:pPr>
      <w:spacing w:after="120"/>
      <w:ind w:left="360" w:firstLine="0"/>
    </w:pPr>
    <w:rPr>
      <w:rFonts w:eastAsia="SimSun"/>
      <w:kern w:val="24"/>
      <w:szCs w:val="24"/>
      <w:lang w:eastAsia="ja-JP"/>
    </w:rPr>
  </w:style>
  <w:style w:type="character" w:customStyle="1" w:styleId="BodyTextIndent2Char">
    <w:name w:val="Body Text Indent 2 Char"/>
    <w:basedOn w:val="DefaultParagraphFont"/>
    <w:link w:val="BodyTextIndent2"/>
    <w:uiPriority w:val="99"/>
    <w:semiHidden/>
    <w:rsid w:val="003743E8"/>
    <w:rPr>
      <w:rFonts w:eastAsia="SimSun"/>
      <w:kern w:val="24"/>
      <w:szCs w:val="24"/>
      <w:lang w:eastAsia="ja-JP"/>
    </w:rPr>
  </w:style>
  <w:style w:type="paragraph" w:styleId="BodyTextIndent3">
    <w:name w:val="Body Text Indent 3"/>
    <w:basedOn w:val="Normal"/>
    <w:link w:val="BodyTextIndent3Char"/>
    <w:uiPriority w:val="99"/>
    <w:semiHidden/>
    <w:unhideWhenUsed/>
    <w:rsid w:val="003743E8"/>
    <w:pPr>
      <w:spacing w:after="120"/>
      <w:ind w:left="360" w:firstLine="0"/>
    </w:pPr>
    <w:rPr>
      <w:rFonts w:eastAsia="SimSun"/>
      <w:kern w:val="24"/>
      <w:sz w:val="16"/>
      <w:szCs w:val="16"/>
      <w:lang w:eastAsia="ja-JP"/>
    </w:rPr>
  </w:style>
  <w:style w:type="character" w:customStyle="1" w:styleId="BodyTextIndent3Char">
    <w:name w:val="Body Text Indent 3 Char"/>
    <w:basedOn w:val="DefaultParagraphFont"/>
    <w:link w:val="BodyTextIndent3"/>
    <w:uiPriority w:val="99"/>
    <w:semiHidden/>
    <w:rsid w:val="003743E8"/>
    <w:rPr>
      <w:rFonts w:eastAsia="SimSun"/>
      <w:kern w:val="24"/>
      <w:sz w:val="16"/>
      <w:szCs w:val="16"/>
      <w:lang w:eastAsia="ja-JP"/>
    </w:rPr>
  </w:style>
  <w:style w:type="paragraph" w:styleId="Closing">
    <w:name w:val="Closing"/>
    <w:basedOn w:val="Normal"/>
    <w:link w:val="ClosingChar"/>
    <w:uiPriority w:val="99"/>
    <w:semiHidden/>
    <w:unhideWhenUsed/>
    <w:rsid w:val="003743E8"/>
    <w:pPr>
      <w:spacing w:line="240" w:lineRule="auto"/>
      <w:ind w:left="4320" w:firstLine="0"/>
    </w:pPr>
    <w:rPr>
      <w:rFonts w:eastAsia="SimSun"/>
      <w:kern w:val="24"/>
      <w:szCs w:val="24"/>
      <w:lang w:eastAsia="ja-JP"/>
    </w:rPr>
  </w:style>
  <w:style w:type="character" w:customStyle="1" w:styleId="ClosingChar">
    <w:name w:val="Closing Char"/>
    <w:basedOn w:val="DefaultParagraphFont"/>
    <w:link w:val="Closing"/>
    <w:uiPriority w:val="99"/>
    <w:semiHidden/>
    <w:rsid w:val="003743E8"/>
    <w:rPr>
      <w:rFonts w:eastAsia="SimSun"/>
      <w:kern w:val="24"/>
      <w:szCs w:val="24"/>
      <w:lang w:eastAsia="ja-JP"/>
    </w:rPr>
  </w:style>
  <w:style w:type="paragraph" w:styleId="Date">
    <w:name w:val="Date"/>
    <w:basedOn w:val="Normal"/>
    <w:next w:val="Normal"/>
    <w:link w:val="DateChar"/>
    <w:uiPriority w:val="99"/>
    <w:semiHidden/>
    <w:unhideWhenUsed/>
    <w:rsid w:val="003743E8"/>
    <w:pPr>
      <w:ind w:firstLine="0"/>
    </w:pPr>
    <w:rPr>
      <w:rFonts w:eastAsia="SimSun"/>
      <w:kern w:val="24"/>
      <w:szCs w:val="24"/>
      <w:lang w:eastAsia="ja-JP"/>
    </w:rPr>
  </w:style>
  <w:style w:type="character" w:customStyle="1" w:styleId="DateChar">
    <w:name w:val="Date Char"/>
    <w:basedOn w:val="DefaultParagraphFont"/>
    <w:link w:val="Date"/>
    <w:uiPriority w:val="99"/>
    <w:semiHidden/>
    <w:rsid w:val="003743E8"/>
    <w:rPr>
      <w:rFonts w:eastAsia="SimSun"/>
      <w:kern w:val="24"/>
      <w:szCs w:val="24"/>
      <w:lang w:eastAsia="ja-JP"/>
    </w:rPr>
  </w:style>
  <w:style w:type="paragraph" w:styleId="DocumentMap">
    <w:name w:val="Document Map"/>
    <w:basedOn w:val="Normal"/>
    <w:link w:val="DocumentMapChar"/>
    <w:uiPriority w:val="99"/>
    <w:semiHidden/>
    <w:unhideWhenUsed/>
    <w:rsid w:val="003743E8"/>
    <w:pPr>
      <w:spacing w:line="240" w:lineRule="auto"/>
      <w:ind w:firstLine="0"/>
    </w:pPr>
    <w:rPr>
      <w:rFonts w:ascii="Segoe UI" w:eastAsia="SimSun" w:hAnsi="Segoe UI" w:cs="Segoe UI"/>
      <w:kern w:val="24"/>
      <w:sz w:val="16"/>
      <w:szCs w:val="16"/>
      <w:lang w:eastAsia="ja-JP"/>
    </w:rPr>
  </w:style>
  <w:style w:type="character" w:customStyle="1" w:styleId="DocumentMapChar">
    <w:name w:val="Document Map Char"/>
    <w:basedOn w:val="DefaultParagraphFont"/>
    <w:link w:val="DocumentMap"/>
    <w:uiPriority w:val="99"/>
    <w:semiHidden/>
    <w:rsid w:val="003743E8"/>
    <w:rPr>
      <w:rFonts w:ascii="Segoe UI" w:eastAsia="SimSun" w:hAnsi="Segoe UI" w:cs="Segoe UI"/>
      <w:kern w:val="24"/>
      <w:sz w:val="16"/>
      <w:szCs w:val="16"/>
      <w:lang w:eastAsia="ja-JP"/>
    </w:rPr>
  </w:style>
  <w:style w:type="paragraph" w:styleId="E-mailSignature">
    <w:name w:val="E-mail Signature"/>
    <w:basedOn w:val="Normal"/>
    <w:link w:val="E-mailSignatureChar"/>
    <w:uiPriority w:val="99"/>
    <w:semiHidden/>
    <w:unhideWhenUsed/>
    <w:rsid w:val="003743E8"/>
    <w:pPr>
      <w:spacing w:line="240" w:lineRule="auto"/>
      <w:ind w:firstLine="0"/>
    </w:pPr>
    <w:rPr>
      <w:rFonts w:eastAsia="SimSun"/>
      <w:kern w:val="24"/>
      <w:szCs w:val="24"/>
      <w:lang w:eastAsia="ja-JP"/>
    </w:rPr>
  </w:style>
  <w:style w:type="character" w:customStyle="1" w:styleId="E-mailSignatureChar">
    <w:name w:val="E-mail Signature Char"/>
    <w:basedOn w:val="DefaultParagraphFont"/>
    <w:link w:val="E-mailSignature"/>
    <w:uiPriority w:val="99"/>
    <w:semiHidden/>
    <w:rsid w:val="003743E8"/>
    <w:rPr>
      <w:rFonts w:eastAsia="SimSun"/>
      <w:kern w:val="24"/>
      <w:szCs w:val="24"/>
      <w:lang w:eastAsia="ja-JP"/>
    </w:rPr>
  </w:style>
  <w:style w:type="paragraph" w:styleId="FootnoteText">
    <w:name w:val="footnote text"/>
    <w:basedOn w:val="Normal"/>
    <w:link w:val="FootnoteTextChar"/>
    <w:uiPriority w:val="99"/>
    <w:semiHidden/>
    <w:unhideWhenUsed/>
    <w:rsid w:val="003743E8"/>
    <w:pPr>
      <w:spacing w:line="240" w:lineRule="auto"/>
    </w:pPr>
    <w:rPr>
      <w:rFonts w:eastAsia="SimSun"/>
      <w:kern w:val="24"/>
      <w:sz w:val="20"/>
      <w:szCs w:val="20"/>
      <w:lang w:eastAsia="ja-JP"/>
    </w:rPr>
  </w:style>
  <w:style w:type="character" w:customStyle="1" w:styleId="FootnoteTextChar">
    <w:name w:val="Footnote Text Char"/>
    <w:basedOn w:val="DefaultParagraphFont"/>
    <w:link w:val="FootnoteText"/>
    <w:uiPriority w:val="99"/>
    <w:semiHidden/>
    <w:rsid w:val="003743E8"/>
    <w:rPr>
      <w:rFonts w:eastAsia="SimSun"/>
      <w:kern w:val="24"/>
      <w:sz w:val="20"/>
      <w:szCs w:val="20"/>
      <w:lang w:eastAsia="ja-JP"/>
    </w:rPr>
  </w:style>
  <w:style w:type="paragraph" w:styleId="EnvelopeAddress">
    <w:name w:val="envelope address"/>
    <w:basedOn w:val="Normal"/>
    <w:uiPriority w:val="99"/>
    <w:semiHidden/>
    <w:unhideWhenUsed/>
    <w:rsid w:val="003743E8"/>
    <w:pPr>
      <w:framePr w:w="7920" w:h="1980" w:hRule="exact" w:hSpace="180" w:wrap="auto" w:hAnchor="page" w:xAlign="center" w:yAlign="bottom"/>
      <w:spacing w:line="240" w:lineRule="auto"/>
      <w:ind w:left="2880" w:firstLine="0"/>
    </w:pPr>
    <w:rPr>
      <w:rFonts w:eastAsia="SimHei"/>
      <w:kern w:val="24"/>
      <w:szCs w:val="24"/>
      <w:lang w:eastAsia="ja-JP"/>
    </w:rPr>
  </w:style>
  <w:style w:type="paragraph" w:styleId="EnvelopeReturn">
    <w:name w:val="envelope return"/>
    <w:basedOn w:val="Normal"/>
    <w:uiPriority w:val="99"/>
    <w:semiHidden/>
    <w:unhideWhenUsed/>
    <w:rsid w:val="003743E8"/>
    <w:pPr>
      <w:spacing w:line="240" w:lineRule="auto"/>
      <w:ind w:firstLine="0"/>
    </w:pPr>
    <w:rPr>
      <w:rFonts w:eastAsia="SimHei"/>
      <w:kern w:val="24"/>
      <w:sz w:val="20"/>
      <w:szCs w:val="20"/>
      <w:lang w:eastAsia="ja-JP"/>
    </w:rPr>
  </w:style>
  <w:style w:type="table" w:styleId="TableGrid">
    <w:name w:val="Table Grid"/>
    <w:basedOn w:val="TableNormal"/>
    <w:uiPriority w:val="39"/>
    <w:rsid w:val="003743E8"/>
    <w:pPr>
      <w:spacing w:line="240" w:lineRule="auto"/>
      <w:ind w:firstLine="0"/>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743E8"/>
    <w:pPr>
      <w:spacing w:line="240" w:lineRule="auto"/>
      <w:ind w:firstLine="0"/>
    </w:pPr>
    <w:rPr>
      <w:rFonts w:eastAsia="SimSu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6Char">
    <w:name w:val="Heading 6 Char"/>
    <w:link w:val="Heading6"/>
    <w:uiPriority w:val="9"/>
    <w:semiHidden/>
    <w:rsid w:val="003743E8"/>
    <w:rPr>
      <w:color w:val="6E6E6E"/>
    </w:rPr>
  </w:style>
  <w:style w:type="paragraph" w:styleId="HTMLAddress">
    <w:name w:val="HTML Address"/>
    <w:basedOn w:val="Normal"/>
    <w:link w:val="HTMLAddressChar"/>
    <w:uiPriority w:val="99"/>
    <w:semiHidden/>
    <w:unhideWhenUsed/>
    <w:rsid w:val="003743E8"/>
    <w:pPr>
      <w:spacing w:line="240" w:lineRule="auto"/>
      <w:ind w:firstLine="0"/>
    </w:pPr>
    <w:rPr>
      <w:rFonts w:eastAsia="SimSun"/>
      <w:i/>
      <w:iCs/>
      <w:kern w:val="24"/>
      <w:szCs w:val="24"/>
      <w:lang w:eastAsia="ja-JP"/>
    </w:rPr>
  </w:style>
  <w:style w:type="character" w:customStyle="1" w:styleId="HTMLAddressChar">
    <w:name w:val="HTML Address Char"/>
    <w:basedOn w:val="DefaultParagraphFont"/>
    <w:link w:val="HTMLAddress"/>
    <w:uiPriority w:val="99"/>
    <w:semiHidden/>
    <w:rsid w:val="003743E8"/>
    <w:rPr>
      <w:rFonts w:eastAsia="SimSun"/>
      <w:i/>
      <w:iCs/>
      <w:kern w:val="24"/>
      <w:szCs w:val="24"/>
      <w:lang w:eastAsia="ja-JP"/>
    </w:rPr>
  </w:style>
  <w:style w:type="paragraph" w:styleId="HTMLPreformatted">
    <w:name w:val="HTML Preformatted"/>
    <w:basedOn w:val="Normal"/>
    <w:link w:val="HTMLPreformattedChar"/>
    <w:uiPriority w:val="99"/>
    <w:semiHidden/>
    <w:unhideWhenUsed/>
    <w:rsid w:val="003743E8"/>
    <w:pPr>
      <w:spacing w:line="240" w:lineRule="auto"/>
      <w:ind w:firstLine="0"/>
    </w:pPr>
    <w:rPr>
      <w:rFonts w:ascii="Consolas" w:eastAsia="SimSun" w:hAnsi="Consolas" w:cs="Consolas"/>
      <w:kern w:val="24"/>
      <w:sz w:val="20"/>
      <w:szCs w:val="20"/>
      <w:lang w:eastAsia="ja-JP"/>
    </w:rPr>
  </w:style>
  <w:style w:type="character" w:customStyle="1" w:styleId="HTMLPreformattedChar">
    <w:name w:val="HTML Preformatted Char"/>
    <w:basedOn w:val="DefaultParagraphFont"/>
    <w:link w:val="HTMLPreformatted"/>
    <w:uiPriority w:val="99"/>
    <w:semiHidden/>
    <w:rsid w:val="003743E8"/>
    <w:rPr>
      <w:rFonts w:ascii="Consolas" w:eastAsia="SimSun" w:hAnsi="Consolas" w:cs="Consolas"/>
      <w:kern w:val="24"/>
      <w:sz w:val="20"/>
      <w:szCs w:val="20"/>
      <w:lang w:eastAsia="ja-JP"/>
    </w:rPr>
  </w:style>
  <w:style w:type="paragraph" w:styleId="Index1">
    <w:name w:val="index 1"/>
    <w:basedOn w:val="Normal"/>
    <w:next w:val="Normal"/>
    <w:autoRedefine/>
    <w:uiPriority w:val="99"/>
    <w:semiHidden/>
    <w:unhideWhenUsed/>
    <w:rsid w:val="003743E8"/>
    <w:pPr>
      <w:spacing w:line="240" w:lineRule="auto"/>
      <w:ind w:left="240" w:firstLine="0"/>
    </w:pPr>
    <w:rPr>
      <w:rFonts w:eastAsia="SimSun"/>
      <w:kern w:val="24"/>
      <w:szCs w:val="24"/>
      <w:lang w:eastAsia="ja-JP"/>
    </w:rPr>
  </w:style>
  <w:style w:type="paragraph" w:styleId="Index2">
    <w:name w:val="index 2"/>
    <w:basedOn w:val="Normal"/>
    <w:next w:val="Normal"/>
    <w:autoRedefine/>
    <w:uiPriority w:val="99"/>
    <w:semiHidden/>
    <w:unhideWhenUsed/>
    <w:rsid w:val="003743E8"/>
    <w:pPr>
      <w:spacing w:line="240" w:lineRule="auto"/>
      <w:ind w:left="480" w:firstLine="0"/>
    </w:pPr>
    <w:rPr>
      <w:rFonts w:eastAsia="SimSun"/>
      <w:kern w:val="24"/>
      <w:szCs w:val="24"/>
      <w:lang w:eastAsia="ja-JP"/>
    </w:rPr>
  </w:style>
  <w:style w:type="paragraph" w:styleId="Index3">
    <w:name w:val="index 3"/>
    <w:basedOn w:val="Normal"/>
    <w:next w:val="Normal"/>
    <w:autoRedefine/>
    <w:uiPriority w:val="99"/>
    <w:semiHidden/>
    <w:unhideWhenUsed/>
    <w:rsid w:val="003743E8"/>
    <w:pPr>
      <w:spacing w:line="240" w:lineRule="auto"/>
      <w:ind w:left="720" w:firstLine="0"/>
    </w:pPr>
    <w:rPr>
      <w:rFonts w:eastAsia="SimSun"/>
      <w:kern w:val="24"/>
      <w:szCs w:val="24"/>
      <w:lang w:eastAsia="ja-JP"/>
    </w:rPr>
  </w:style>
  <w:style w:type="paragraph" w:styleId="Index4">
    <w:name w:val="index 4"/>
    <w:basedOn w:val="Normal"/>
    <w:next w:val="Normal"/>
    <w:autoRedefine/>
    <w:uiPriority w:val="99"/>
    <w:semiHidden/>
    <w:unhideWhenUsed/>
    <w:rsid w:val="003743E8"/>
    <w:pPr>
      <w:spacing w:line="240" w:lineRule="auto"/>
      <w:ind w:left="960" w:firstLine="0"/>
    </w:pPr>
    <w:rPr>
      <w:rFonts w:eastAsia="SimSun"/>
      <w:kern w:val="24"/>
      <w:szCs w:val="24"/>
      <w:lang w:eastAsia="ja-JP"/>
    </w:rPr>
  </w:style>
  <w:style w:type="paragraph" w:styleId="Index5">
    <w:name w:val="index 5"/>
    <w:basedOn w:val="Normal"/>
    <w:next w:val="Normal"/>
    <w:autoRedefine/>
    <w:uiPriority w:val="99"/>
    <w:semiHidden/>
    <w:unhideWhenUsed/>
    <w:rsid w:val="003743E8"/>
    <w:pPr>
      <w:spacing w:line="240" w:lineRule="auto"/>
      <w:ind w:left="1200" w:firstLine="0"/>
    </w:pPr>
    <w:rPr>
      <w:rFonts w:eastAsia="SimSun"/>
      <w:kern w:val="24"/>
      <w:szCs w:val="24"/>
      <w:lang w:eastAsia="ja-JP"/>
    </w:rPr>
  </w:style>
  <w:style w:type="paragraph" w:styleId="Index6">
    <w:name w:val="index 6"/>
    <w:basedOn w:val="Normal"/>
    <w:next w:val="Normal"/>
    <w:autoRedefine/>
    <w:uiPriority w:val="99"/>
    <w:semiHidden/>
    <w:unhideWhenUsed/>
    <w:rsid w:val="003743E8"/>
    <w:pPr>
      <w:spacing w:line="240" w:lineRule="auto"/>
      <w:ind w:left="1440" w:firstLine="0"/>
    </w:pPr>
    <w:rPr>
      <w:rFonts w:eastAsia="SimSun"/>
      <w:kern w:val="24"/>
      <w:szCs w:val="24"/>
      <w:lang w:eastAsia="ja-JP"/>
    </w:rPr>
  </w:style>
  <w:style w:type="paragraph" w:styleId="Index7">
    <w:name w:val="index 7"/>
    <w:basedOn w:val="Normal"/>
    <w:next w:val="Normal"/>
    <w:autoRedefine/>
    <w:uiPriority w:val="99"/>
    <w:semiHidden/>
    <w:unhideWhenUsed/>
    <w:rsid w:val="003743E8"/>
    <w:pPr>
      <w:spacing w:line="240" w:lineRule="auto"/>
      <w:ind w:left="1680" w:firstLine="0"/>
    </w:pPr>
    <w:rPr>
      <w:rFonts w:eastAsia="SimSun"/>
      <w:kern w:val="24"/>
      <w:szCs w:val="24"/>
      <w:lang w:eastAsia="ja-JP"/>
    </w:rPr>
  </w:style>
  <w:style w:type="paragraph" w:styleId="Index8">
    <w:name w:val="index 8"/>
    <w:basedOn w:val="Normal"/>
    <w:next w:val="Normal"/>
    <w:autoRedefine/>
    <w:uiPriority w:val="99"/>
    <w:semiHidden/>
    <w:unhideWhenUsed/>
    <w:rsid w:val="003743E8"/>
    <w:pPr>
      <w:spacing w:line="240" w:lineRule="auto"/>
      <w:ind w:left="1920" w:firstLine="0"/>
    </w:pPr>
    <w:rPr>
      <w:rFonts w:eastAsia="SimSun"/>
      <w:kern w:val="24"/>
      <w:szCs w:val="24"/>
      <w:lang w:eastAsia="ja-JP"/>
    </w:rPr>
  </w:style>
  <w:style w:type="paragraph" w:styleId="Index9">
    <w:name w:val="index 9"/>
    <w:basedOn w:val="Normal"/>
    <w:next w:val="Normal"/>
    <w:autoRedefine/>
    <w:uiPriority w:val="99"/>
    <w:semiHidden/>
    <w:unhideWhenUsed/>
    <w:rsid w:val="003743E8"/>
    <w:pPr>
      <w:spacing w:line="240" w:lineRule="auto"/>
      <w:ind w:left="2160" w:firstLine="0"/>
    </w:pPr>
    <w:rPr>
      <w:rFonts w:eastAsia="SimSun"/>
      <w:kern w:val="24"/>
      <w:szCs w:val="24"/>
      <w:lang w:eastAsia="ja-JP"/>
    </w:rPr>
  </w:style>
  <w:style w:type="paragraph" w:styleId="IndexHeading">
    <w:name w:val="index heading"/>
    <w:basedOn w:val="Normal"/>
    <w:next w:val="Index1"/>
    <w:uiPriority w:val="99"/>
    <w:semiHidden/>
    <w:unhideWhenUsed/>
    <w:rsid w:val="003743E8"/>
    <w:pPr>
      <w:ind w:firstLine="0"/>
    </w:pPr>
    <w:rPr>
      <w:rFonts w:eastAsia="SimHei"/>
      <w:b/>
      <w:bCs/>
      <w:kern w:val="24"/>
      <w:szCs w:val="24"/>
      <w:lang w:eastAsia="ja-JP"/>
    </w:rPr>
  </w:style>
  <w:style w:type="paragraph" w:styleId="IntenseQuote">
    <w:name w:val="Intense Quote"/>
    <w:basedOn w:val="Normal"/>
    <w:next w:val="Normal"/>
    <w:link w:val="IntenseQuoteChar"/>
    <w:uiPriority w:val="30"/>
    <w:unhideWhenUsed/>
    <w:qFormat/>
    <w:rsid w:val="003743E8"/>
    <w:pPr>
      <w:pBdr>
        <w:top w:val="single" w:sz="4" w:space="10" w:color="DDDDDD"/>
        <w:bottom w:val="single" w:sz="4" w:space="10" w:color="DDDDDD"/>
      </w:pBdr>
      <w:spacing w:before="360" w:after="360"/>
      <w:ind w:left="864" w:right="864" w:firstLine="0"/>
      <w:jc w:val="center"/>
    </w:pPr>
    <w:rPr>
      <w:rFonts w:eastAsia="SimSun"/>
      <w:i/>
      <w:iCs/>
      <w:color w:val="DDDDDD"/>
      <w:kern w:val="24"/>
      <w:szCs w:val="24"/>
      <w:lang w:eastAsia="ja-JP"/>
    </w:rPr>
  </w:style>
  <w:style w:type="character" w:customStyle="1" w:styleId="IntenseQuoteChar">
    <w:name w:val="Intense Quote Char"/>
    <w:basedOn w:val="DefaultParagraphFont"/>
    <w:link w:val="IntenseQuote"/>
    <w:uiPriority w:val="30"/>
    <w:rsid w:val="003743E8"/>
    <w:rPr>
      <w:rFonts w:eastAsia="SimSun"/>
      <w:i/>
      <w:iCs/>
      <w:color w:val="DDDDDD"/>
      <w:kern w:val="24"/>
      <w:szCs w:val="24"/>
      <w:lang w:eastAsia="ja-JP"/>
    </w:rPr>
  </w:style>
  <w:style w:type="paragraph" w:styleId="List">
    <w:name w:val="List"/>
    <w:basedOn w:val="Normal"/>
    <w:uiPriority w:val="99"/>
    <w:semiHidden/>
    <w:unhideWhenUsed/>
    <w:rsid w:val="003743E8"/>
    <w:pPr>
      <w:ind w:left="360" w:firstLine="0"/>
      <w:contextualSpacing/>
    </w:pPr>
    <w:rPr>
      <w:rFonts w:eastAsia="SimSun"/>
      <w:kern w:val="24"/>
      <w:szCs w:val="24"/>
      <w:lang w:eastAsia="ja-JP"/>
    </w:rPr>
  </w:style>
  <w:style w:type="paragraph" w:styleId="List2">
    <w:name w:val="List 2"/>
    <w:basedOn w:val="Normal"/>
    <w:uiPriority w:val="99"/>
    <w:semiHidden/>
    <w:unhideWhenUsed/>
    <w:rsid w:val="003743E8"/>
    <w:pPr>
      <w:ind w:left="720" w:firstLine="0"/>
      <w:contextualSpacing/>
    </w:pPr>
    <w:rPr>
      <w:rFonts w:eastAsia="SimSun"/>
      <w:kern w:val="24"/>
      <w:szCs w:val="24"/>
      <w:lang w:eastAsia="ja-JP"/>
    </w:rPr>
  </w:style>
  <w:style w:type="paragraph" w:styleId="List3">
    <w:name w:val="List 3"/>
    <w:basedOn w:val="Normal"/>
    <w:uiPriority w:val="99"/>
    <w:semiHidden/>
    <w:unhideWhenUsed/>
    <w:rsid w:val="003743E8"/>
    <w:pPr>
      <w:ind w:left="1080" w:firstLine="0"/>
      <w:contextualSpacing/>
    </w:pPr>
    <w:rPr>
      <w:rFonts w:eastAsia="SimSun"/>
      <w:kern w:val="24"/>
      <w:szCs w:val="24"/>
      <w:lang w:eastAsia="ja-JP"/>
    </w:rPr>
  </w:style>
  <w:style w:type="paragraph" w:styleId="List4">
    <w:name w:val="List 4"/>
    <w:basedOn w:val="Normal"/>
    <w:uiPriority w:val="99"/>
    <w:semiHidden/>
    <w:unhideWhenUsed/>
    <w:rsid w:val="003743E8"/>
    <w:pPr>
      <w:ind w:left="1440" w:firstLine="0"/>
      <w:contextualSpacing/>
    </w:pPr>
    <w:rPr>
      <w:rFonts w:eastAsia="SimSun"/>
      <w:kern w:val="24"/>
      <w:szCs w:val="24"/>
      <w:lang w:eastAsia="ja-JP"/>
    </w:rPr>
  </w:style>
  <w:style w:type="paragraph" w:styleId="List5">
    <w:name w:val="List 5"/>
    <w:basedOn w:val="Normal"/>
    <w:uiPriority w:val="99"/>
    <w:semiHidden/>
    <w:unhideWhenUsed/>
    <w:rsid w:val="003743E8"/>
    <w:pPr>
      <w:ind w:left="1800" w:firstLine="0"/>
      <w:contextualSpacing/>
    </w:pPr>
    <w:rPr>
      <w:rFonts w:eastAsia="SimSun"/>
      <w:kern w:val="24"/>
      <w:szCs w:val="24"/>
      <w:lang w:eastAsia="ja-JP"/>
    </w:rPr>
  </w:style>
  <w:style w:type="paragraph" w:styleId="ListBullet">
    <w:name w:val="List Bullet"/>
    <w:basedOn w:val="Normal"/>
    <w:uiPriority w:val="9"/>
    <w:unhideWhenUsed/>
    <w:qFormat/>
    <w:rsid w:val="003743E8"/>
    <w:pPr>
      <w:numPr>
        <w:numId w:val="2"/>
      </w:numPr>
      <w:contextualSpacing/>
    </w:pPr>
    <w:rPr>
      <w:rFonts w:eastAsia="SimSun"/>
      <w:kern w:val="24"/>
      <w:szCs w:val="24"/>
      <w:lang w:eastAsia="ja-JP"/>
    </w:rPr>
  </w:style>
  <w:style w:type="paragraph" w:styleId="ListBullet2">
    <w:name w:val="List Bullet 2"/>
    <w:basedOn w:val="Normal"/>
    <w:uiPriority w:val="99"/>
    <w:semiHidden/>
    <w:unhideWhenUsed/>
    <w:rsid w:val="003743E8"/>
    <w:pPr>
      <w:numPr>
        <w:numId w:val="3"/>
      </w:numPr>
      <w:contextualSpacing/>
    </w:pPr>
    <w:rPr>
      <w:rFonts w:eastAsia="SimSun"/>
      <w:kern w:val="24"/>
      <w:szCs w:val="24"/>
      <w:lang w:eastAsia="ja-JP"/>
    </w:rPr>
  </w:style>
  <w:style w:type="paragraph" w:styleId="ListBullet3">
    <w:name w:val="List Bullet 3"/>
    <w:basedOn w:val="Normal"/>
    <w:uiPriority w:val="99"/>
    <w:semiHidden/>
    <w:unhideWhenUsed/>
    <w:rsid w:val="003743E8"/>
    <w:pPr>
      <w:numPr>
        <w:numId w:val="4"/>
      </w:numPr>
      <w:contextualSpacing/>
    </w:pPr>
    <w:rPr>
      <w:rFonts w:eastAsia="SimSun"/>
      <w:kern w:val="24"/>
      <w:szCs w:val="24"/>
      <w:lang w:eastAsia="ja-JP"/>
    </w:rPr>
  </w:style>
  <w:style w:type="paragraph" w:styleId="ListBullet4">
    <w:name w:val="List Bullet 4"/>
    <w:basedOn w:val="Normal"/>
    <w:uiPriority w:val="99"/>
    <w:semiHidden/>
    <w:unhideWhenUsed/>
    <w:rsid w:val="003743E8"/>
    <w:pPr>
      <w:numPr>
        <w:numId w:val="5"/>
      </w:numPr>
      <w:contextualSpacing/>
    </w:pPr>
    <w:rPr>
      <w:rFonts w:eastAsia="SimSun"/>
      <w:kern w:val="24"/>
      <w:szCs w:val="24"/>
      <w:lang w:eastAsia="ja-JP"/>
    </w:rPr>
  </w:style>
  <w:style w:type="paragraph" w:styleId="ListBullet5">
    <w:name w:val="List Bullet 5"/>
    <w:basedOn w:val="Normal"/>
    <w:uiPriority w:val="99"/>
    <w:semiHidden/>
    <w:unhideWhenUsed/>
    <w:rsid w:val="003743E8"/>
    <w:pPr>
      <w:numPr>
        <w:numId w:val="6"/>
      </w:numPr>
      <w:contextualSpacing/>
    </w:pPr>
    <w:rPr>
      <w:rFonts w:eastAsia="SimSun"/>
      <w:kern w:val="24"/>
      <w:szCs w:val="24"/>
      <w:lang w:eastAsia="ja-JP"/>
    </w:rPr>
  </w:style>
  <w:style w:type="paragraph" w:styleId="ListContinue">
    <w:name w:val="List Continue"/>
    <w:basedOn w:val="Normal"/>
    <w:uiPriority w:val="99"/>
    <w:semiHidden/>
    <w:unhideWhenUsed/>
    <w:rsid w:val="003743E8"/>
    <w:pPr>
      <w:spacing w:after="120"/>
      <w:ind w:left="360" w:firstLine="0"/>
      <w:contextualSpacing/>
    </w:pPr>
    <w:rPr>
      <w:rFonts w:eastAsia="SimSun"/>
      <w:kern w:val="24"/>
      <w:szCs w:val="24"/>
      <w:lang w:eastAsia="ja-JP"/>
    </w:rPr>
  </w:style>
  <w:style w:type="paragraph" w:styleId="ListContinue2">
    <w:name w:val="List Continue 2"/>
    <w:basedOn w:val="Normal"/>
    <w:uiPriority w:val="99"/>
    <w:semiHidden/>
    <w:unhideWhenUsed/>
    <w:rsid w:val="003743E8"/>
    <w:pPr>
      <w:spacing w:after="120"/>
      <w:ind w:left="720" w:firstLine="0"/>
      <w:contextualSpacing/>
    </w:pPr>
    <w:rPr>
      <w:rFonts w:eastAsia="SimSun"/>
      <w:kern w:val="24"/>
      <w:szCs w:val="24"/>
      <w:lang w:eastAsia="ja-JP"/>
    </w:rPr>
  </w:style>
  <w:style w:type="paragraph" w:styleId="ListContinue3">
    <w:name w:val="List Continue 3"/>
    <w:basedOn w:val="Normal"/>
    <w:uiPriority w:val="99"/>
    <w:semiHidden/>
    <w:unhideWhenUsed/>
    <w:rsid w:val="003743E8"/>
    <w:pPr>
      <w:spacing w:after="120"/>
      <w:ind w:left="1080" w:firstLine="0"/>
      <w:contextualSpacing/>
    </w:pPr>
    <w:rPr>
      <w:rFonts w:eastAsia="SimSun"/>
      <w:kern w:val="24"/>
      <w:szCs w:val="24"/>
      <w:lang w:eastAsia="ja-JP"/>
    </w:rPr>
  </w:style>
  <w:style w:type="paragraph" w:styleId="ListContinue4">
    <w:name w:val="List Continue 4"/>
    <w:basedOn w:val="Normal"/>
    <w:uiPriority w:val="99"/>
    <w:semiHidden/>
    <w:unhideWhenUsed/>
    <w:rsid w:val="003743E8"/>
    <w:pPr>
      <w:spacing w:after="120"/>
      <w:ind w:left="1440" w:firstLine="0"/>
      <w:contextualSpacing/>
    </w:pPr>
    <w:rPr>
      <w:rFonts w:eastAsia="SimSun"/>
      <w:kern w:val="24"/>
      <w:szCs w:val="24"/>
      <w:lang w:eastAsia="ja-JP"/>
    </w:rPr>
  </w:style>
  <w:style w:type="paragraph" w:styleId="ListContinue5">
    <w:name w:val="List Continue 5"/>
    <w:basedOn w:val="Normal"/>
    <w:uiPriority w:val="99"/>
    <w:semiHidden/>
    <w:unhideWhenUsed/>
    <w:rsid w:val="003743E8"/>
    <w:pPr>
      <w:spacing w:after="120"/>
      <w:ind w:left="1800" w:firstLine="0"/>
      <w:contextualSpacing/>
    </w:pPr>
    <w:rPr>
      <w:rFonts w:eastAsia="SimSun"/>
      <w:kern w:val="24"/>
      <w:szCs w:val="24"/>
      <w:lang w:eastAsia="ja-JP"/>
    </w:rPr>
  </w:style>
  <w:style w:type="paragraph" w:styleId="ListNumber">
    <w:name w:val="List Number"/>
    <w:basedOn w:val="Normal"/>
    <w:uiPriority w:val="9"/>
    <w:unhideWhenUsed/>
    <w:qFormat/>
    <w:rsid w:val="003743E8"/>
    <w:pPr>
      <w:ind w:firstLine="0"/>
      <w:contextualSpacing/>
    </w:pPr>
    <w:rPr>
      <w:rFonts w:eastAsia="SimSun"/>
      <w:kern w:val="24"/>
      <w:szCs w:val="24"/>
      <w:lang w:eastAsia="ja-JP"/>
    </w:rPr>
  </w:style>
  <w:style w:type="paragraph" w:styleId="ListNumber2">
    <w:name w:val="List Number 2"/>
    <w:basedOn w:val="Normal"/>
    <w:uiPriority w:val="99"/>
    <w:semiHidden/>
    <w:unhideWhenUsed/>
    <w:rsid w:val="003743E8"/>
    <w:pPr>
      <w:numPr>
        <w:numId w:val="8"/>
      </w:numPr>
      <w:contextualSpacing/>
    </w:pPr>
    <w:rPr>
      <w:rFonts w:eastAsia="SimSun"/>
      <w:kern w:val="24"/>
      <w:szCs w:val="24"/>
      <w:lang w:eastAsia="ja-JP"/>
    </w:rPr>
  </w:style>
  <w:style w:type="paragraph" w:styleId="ListNumber3">
    <w:name w:val="List Number 3"/>
    <w:basedOn w:val="Normal"/>
    <w:uiPriority w:val="99"/>
    <w:semiHidden/>
    <w:unhideWhenUsed/>
    <w:rsid w:val="003743E8"/>
    <w:pPr>
      <w:numPr>
        <w:numId w:val="9"/>
      </w:numPr>
      <w:contextualSpacing/>
    </w:pPr>
    <w:rPr>
      <w:rFonts w:eastAsia="SimSun"/>
      <w:kern w:val="24"/>
      <w:szCs w:val="24"/>
      <w:lang w:eastAsia="ja-JP"/>
    </w:rPr>
  </w:style>
  <w:style w:type="paragraph" w:styleId="ListNumber4">
    <w:name w:val="List Number 4"/>
    <w:basedOn w:val="Normal"/>
    <w:uiPriority w:val="99"/>
    <w:semiHidden/>
    <w:unhideWhenUsed/>
    <w:rsid w:val="003743E8"/>
    <w:pPr>
      <w:numPr>
        <w:numId w:val="10"/>
      </w:numPr>
      <w:contextualSpacing/>
    </w:pPr>
    <w:rPr>
      <w:rFonts w:eastAsia="SimSun"/>
      <w:kern w:val="24"/>
      <w:szCs w:val="24"/>
      <w:lang w:eastAsia="ja-JP"/>
    </w:rPr>
  </w:style>
  <w:style w:type="paragraph" w:styleId="ListNumber5">
    <w:name w:val="List Number 5"/>
    <w:basedOn w:val="Normal"/>
    <w:uiPriority w:val="99"/>
    <w:semiHidden/>
    <w:unhideWhenUsed/>
    <w:rsid w:val="003743E8"/>
    <w:pPr>
      <w:numPr>
        <w:numId w:val="11"/>
      </w:numPr>
      <w:contextualSpacing/>
    </w:pPr>
    <w:rPr>
      <w:rFonts w:eastAsia="SimSun"/>
      <w:kern w:val="24"/>
      <w:szCs w:val="24"/>
      <w:lang w:eastAsia="ja-JP"/>
    </w:rPr>
  </w:style>
  <w:style w:type="paragraph" w:styleId="ListParagraph">
    <w:name w:val="List Paragraph"/>
    <w:basedOn w:val="Normal"/>
    <w:uiPriority w:val="34"/>
    <w:unhideWhenUsed/>
    <w:qFormat/>
    <w:rsid w:val="003743E8"/>
    <w:pPr>
      <w:ind w:left="720" w:firstLine="0"/>
      <w:contextualSpacing/>
    </w:pPr>
    <w:rPr>
      <w:rFonts w:eastAsia="SimSun"/>
      <w:kern w:val="24"/>
      <w:szCs w:val="24"/>
      <w:lang w:eastAsia="ja-JP"/>
    </w:rPr>
  </w:style>
  <w:style w:type="paragraph" w:styleId="MacroText">
    <w:name w:val="macro"/>
    <w:link w:val="MacroTextChar"/>
    <w:uiPriority w:val="99"/>
    <w:semiHidden/>
    <w:unhideWhenUsed/>
    <w:rsid w:val="003743E8"/>
    <w:pPr>
      <w:tabs>
        <w:tab w:val="left" w:pos="480"/>
        <w:tab w:val="left" w:pos="960"/>
        <w:tab w:val="left" w:pos="1440"/>
        <w:tab w:val="left" w:pos="1920"/>
        <w:tab w:val="left" w:pos="2400"/>
        <w:tab w:val="left" w:pos="2880"/>
        <w:tab w:val="left" w:pos="3360"/>
        <w:tab w:val="left" w:pos="3840"/>
        <w:tab w:val="left" w:pos="4320"/>
      </w:tabs>
      <w:ind w:firstLine="0"/>
    </w:pPr>
    <w:rPr>
      <w:rFonts w:ascii="Consolas" w:eastAsia="SimSun" w:hAnsi="Consolas" w:cs="Consolas"/>
      <w:kern w:val="24"/>
      <w:sz w:val="20"/>
      <w:szCs w:val="20"/>
      <w:lang w:eastAsia="ja-JP"/>
    </w:rPr>
  </w:style>
  <w:style w:type="character" w:customStyle="1" w:styleId="MacroTextChar">
    <w:name w:val="Macro Text Char"/>
    <w:basedOn w:val="DefaultParagraphFont"/>
    <w:link w:val="MacroText"/>
    <w:uiPriority w:val="99"/>
    <w:semiHidden/>
    <w:rsid w:val="003743E8"/>
    <w:rPr>
      <w:rFonts w:ascii="Consolas" w:eastAsia="SimSun" w:hAnsi="Consolas" w:cs="Consolas"/>
      <w:kern w:val="24"/>
      <w:sz w:val="20"/>
      <w:szCs w:val="20"/>
      <w:lang w:eastAsia="ja-JP"/>
    </w:rPr>
  </w:style>
  <w:style w:type="paragraph" w:styleId="MessageHeader">
    <w:name w:val="Message Header"/>
    <w:basedOn w:val="Normal"/>
    <w:link w:val="MessageHeaderChar"/>
    <w:uiPriority w:val="99"/>
    <w:semiHidden/>
    <w:unhideWhenUsed/>
    <w:rsid w:val="003743E8"/>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eastAsia="SimHei"/>
      <w:kern w:val="24"/>
      <w:szCs w:val="24"/>
      <w:lang w:eastAsia="ja-JP"/>
    </w:rPr>
  </w:style>
  <w:style w:type="character" w:customStyle="1" w:styleId="MessageHeaderChar">
    <w:name w:val="Message Header Char"/>
    <w:basedOn w:val="DefaultParagraphFont"/>
    <w:link w:val="MessageHeader"/>
    <w:uiPriority w:val="99"/>
    <w:semiHidden/>
    <w:rsid w:val="003743E8"/>
    <w:rPr>
      <w:rFonts w:eastAsia="SimHei"/>
      <w:kern w:val="24"/>
      <w:szCs w:val="24"/>
      <w:shd w:val="pct20" w:color="auto" w:fill="auto"/>
      <w:lang w:eastAsia="ja-JP"/>
    </w:rPr>
  </w:style>
  <w:style w:type="paragraph" w:styleId="NormalIndent">
    <w:name w:val="Normal Indent"/>
    <w:basedOn w:val="Normal"/>
    <w:uiPriority w:val="99"/>
    <w:semiHidden/>
    <w:unhideWhenUsed/>
    <w:rsid w:val="003743E8"/>
    <w:pPr>
      <w:ind w:left="720" w:firstLine="0"/>
    </w:pPr>
    <w:rPr>
      <w:rFonts w:eastAsia="SimSun"/>
      <w:kern w:val="24"/>
      <w:szCs w:val="24"/>
      <w:lang w:eastAsia="ja-JP"/>
    </w:rPr>
  </w:style>
  <w:style w:type="paragraph" w:styleId="NoteHeading">
    <w:name w:val="Note Heading"/>
    <w:basedOn w:val="Normal"/>
    <w:next w:val="Normal"/>
    <w:link w:val="NoteHeadingChar"/>
    <w:uiPriority w:val="99"/>
    <w:semiHidden/>
    <w:unhideWhenUsed/>
    <w:rsid w:val="003743E8"/>
    <w:pPr>
      <w:spacing w:line="240" w:lineRule="auto"/>
      <w:ind w:firstLine="0"/>
    </w:pPr>
    <w:rPr>
      <w:rFonts w:eastAsia="SimSun"/>
      <w:kern w:val="24"/>
      <w:szCs w:val="24"/>
      <w:lang w:eastAsia="ja-JP"/>
    </w:rPr>
  </w:style>
  <w:style w:type="character" w:customStyle="1" w:styleId="NoteHeadingChar">
    <w:name w:val="Note Heading Char"/>
    <w:basedOn w:val="DefaultParagraphFont"/>
    <w:link w:val="NoteHeading"/>
    <w:uiPriority w:val="99"/>
    <w:semiHidden/>
    <w:rsid w:val="003743E8"/>
    <w:rPr>
      <w:rFonts w:eastAsia="SimSun"/>
      <w:kern w:val="24"/>
      <w:szCs w:val="24"/>
      <w:lang w:eastAsia="ja-JP"/>
    </w:rPr>
  </w:style>
  <w:style w:type="paragraph" w:styleId="PlainText">
    <w:name w:val="Plain Text"/>
    <w:basedOn w:val="Normal"/>
    <w:link w:val="PlainTextChar"/>
    <w:uiPriority w:val="99"/>
    <w:semiHidden/>
    <w:unhideWhenUsed/>
    <w:rsid w:val="003743E8"/>
    <w:pPr>
      <w:spacing w:line="240" w:lineRule="auto"/>
      <w:ind w:firstLine="0"/>
    </w:pPr>
    <w:rPr>
      <w:rFonts w:ascii="Consolas" w:eastAsia="SimSun" w:hAnsi="Consolas" w:cs="Consolas"/>
      <w:kern w:val="24"/>
      <w:sz w:val="21"/>
      <w:szCs w:val="21"/>
      <w:lang w:eastAsia="ja-JP"/>
    </w:rPr>
  </w:style>
  <w:style w:type="character" w:customStyle="1" w:styleId="PlainTextChar">
    <w:name w:val="Plain Text Char"/>
    <w:basedOn w:val="DefaultParagraphFont"/>
    <w:link w:val="PlainText"/>
    <w:uiPriority w:val="99"/>
    <w:semiHidden/>
    <w:rsid w:val="003743E8"/>
    <w:rPr>
      <w:rFonts w:ascii="Consolas" w:eastAsia="SimSun" w:hAnsi="Consolas" w:cs="Consolas"/>
      <w:kern w:val="24"/>
      <w:sz w:val="21"/>
      <w:szCs w:val="21"/>
      <w:lang w:eastAsia="ja-JP"/>
    </w:rPr>
  </w:style>
  <w:style w:type="paragraph" w:styleId="Quote">
    <w:name w:val="Quote"/>
    <w:basedOn w:val="Normal"/>
    <w:next w:val="Normal"/>
    <w:link w:val="QuoteChar"/>
    <w:uiPriority w:val="29"/>
    <w:unhideWhenUsed/>
    <w:qFormat/>
    <w:rsid w:val="003743E8"/>
    <w:pPr>
      <w:spacing w:before="200" w:after="160"/>
      <w:ind w:left="864" w:right="864" w:firstLine="0"/>
      <w:jc w:val="center"/>
    </w:pPr>
    <w:rPr>
      <w:rFonts w:eastAsia="SimSun"/>
      <w:i/>
      <w:iCs/>
      <w:color w:val="404040"/>
      <w:kern w:val="24"/>
      <w:szCs w:val="24"/>
      <w:lang w:eastAsia="ja-JP"/>
    </w:rPr>
  </w:style>
  <w:style w:type="character" w:customStyle="1" w:styleId="QuoteChar">
    <w:name w:val="Quote Char"/>
    <w:basedOn w:val="DefaultParagraphFont"/>
    <w:link w:val="Quote"/>
    <w:uiPriority w:val="29"/>
    <w:rsid w:val="003743E8"/>
    <w:rPr>
      <w:rFonts w:eastAsia="SimSun"/>
      <w:i/>
      <w:iCs/>
      <w:color w:val="404040"/>
      <w:kern w:val="24"/>
      <w:szCs w:val="24"/>
      <w:lang w:eastAsia="ja-JP"/>
    </w:rPr>
  </w:style>
  <w:style w:type="paragraph" w:styleId="Salutation">
    <w:name w:val="Salutation"/>
    <w:basedOn w:val="Normal"/>
    <w:next w:val="Normal"/>
    <w:link w:val="SalutationChar"/>
    <w:uiPriority w:val="99"/>
    <w:semiHidden/>
    <w:unhideWhenUsed/>
    <w:rsid w:val="003743E8"/>
    <w:pPr>
      <w:ind w:firstLine="0"/>
    </w:pPr>
    <w:rPr>
      <w:rFonts w:eastAsia="SimSun"/>
      <w:kern w:val="24"/>
      <w:szCs w:val="24"/>
      <w:lang w:eastAsia="ja-JP"/>
    </w:rPr>
  </w:style>
  <w:style w:type="character" w:customStyle="1" w:styleId="SalutationChar">
    <w:name w:val="Salutation Char"/>
    <w:basedOn w:val="DefaultParagraphFont"/>
    <w:link w:val="Salutation"/>
    <w:uiPriority w:val="99"/>
    <w:semiHidden/>
    <w:rsid w:val="003743E8"/>
    <w:rPr>
      <w:rFonts w:eastAsia="SimSun"/>
      <w:kern w:val="24"/>
      <w:szCs w:val="24"/>
      <w:lang w:eastAsia="ja-JP"/>
    </w:rPr>
  </w:style>
  <w:style w:type="paragraph" w:styleId="Signature">
    <w:name w:val="Signature"/>
    <w:basedOn w:val="Normal"/>
    <w:link w:val="SignatureChar"/>
    <w:uiPriority w:val="99"/>
    <w:semiHidden/>
    <w:unhideWhenUsed/>
    <w:rsid w:val="003743E8"/>
    <w:pPr>
      <w:spacing w:line="240" w:lineRule="auto"/>
      <w:ind w:left="4320" w:firstLine="0"/>
    </w:pPr>
    <w:rPr>
      <w:rFonts w:eastAsia="SimSun"/>
      <w:kern w:val="24"/>
      <w:szCs w:val="24"/>
      <w:lang w:eastAsia="ja-JP"/>
    </w:rPr>
  </w:style>
  <w:style w:type="character" w:customStyle="1" w:styleId="SignatureChar">
    <w:name w:val="Signature Char"/>
    <w:basedOn w:val="DefaultParagraphFont"/>
    <w:link w:val="Signature"/>
    <w:uiPriority w:val="99"/>
    <w:semiHidden/>
    <w:rsid w:val="003743E8"/>
    <w:rPr>
      <w:rFonts w:eastAsia="SimSun"/>
      <w:kern w:val="24"/>
      <w:szCs w:val="24"/>
      <w:lang w:eastAsia="ja-JP"/>
    </w:rPr>
  </w:style>
  <w:style w:type="paragraph" w:customStyle="1" w:styleId="Title2">
    <w:name w:val="Title 2"/>
    <w:basedOn w:val="Normal"/>
    <w:uiPriority w:val="1"/>
    <w:qFormat/>
    <w:rsid w:val="003743E8"/>
    <w:pPr>
      <w:ind w:firstLine="0"/>
      <w:jc w:val="center"/>
    </w:pPr>
    <w:rPr>
      <w:rFonts w:eastAsia="SimSun"/>
      <w:kern w:val="24"/>
      <w:szCs w:val="24"/>
      <w:lang w:eastAsia="ja-JP"/>
    </w:rPr>
  </w:style>
  <w:style w:type="paragraph" w:styleId="TableofAuthorities">
    <w:name w:val="table of authorities"/>
    <w:basedOn w:val="Normal"/>
    <w:next w:val="Normal"/>
    <w:uiPriority w:val="99"/>
    <w:semiHidden/>
    <w:unhideWhenUsed/>
    <w:rsid w:val="003743E8"/>
    <w:pPr>
      <w:ind w:left="240" w:firstLine="0"/>
    </w:pPr>
    <w:rPr>
      <w:rFonts w:eastAsia="SimSun"/>
      <w:kern w:val="24"/>
      <w:szCs w:val="24"/>
      <w:lang w:eastAsia="ja-JP"/>
    </w:rPr>
  </w:style>
  <w:style w:type="paragraph" w:styleId="TableofFigures">
    <w:name w:val="table of figures"/>
    <w:basedOn w:val="Normal"/>
    <w:next w:val="Normal"/>
    <w:uiPriority w:val="99"/>
    <w:semiHidden/>
    <w:unhideWhenUsed/>
    <w:rsid w:val="003743E8"/>
    <w:pPr>
      <w:ind w:firstLine="0"/>
    </w:pPr>
    <w:rPr>
      <w:rFonts w:eastAsia="SimSun"/>
      <w:kern w:val="24"/>
      <w:szCs w:val="24"/>
      <w:lang w:eastAsia="ja-JP"/>
    </w:rPr>
  </w:style>
  <w:style w:type="paragraph" w:styleId="TOAHeading">
    <w:name w:val="toa heading"/>
    <w:basedOn w:val="Normal"/>
    <w:next w:val="Normal"/>
    <w:uiPriority w:val="99"/>
    <w:semiHidden/>
    <w:unhideWhenUsed/>
    <w:rsid w:val="003743E8"/>
    <w:pPr>
      <w:spacing w:before="120"/>
      <w:ind w:firstLine="0"/>
    </w:pPr>
    <w:rPr>
      <w:rFonts w:eastAsia="SimHei"/>
      <w:b/>
      <w:bCs/>
      <w:kern w:val="24"/>
      <w:szCs w:val="24"/>
      <w:lang w:eastAsia="ja-JP"/>
    </w:rPr>
  </w:style>
  <w:style w:type="paragraph" w:styleId="TOC4">
    <w:name w:val="toc 4"/>
    <w:basedOn w:val="Normal"/>
    <w:next w:val="Normal"/>
    <w:autoRedefine/>
    <w:uiPriority w:val="39"/>
    <w:semiHidden/>
    <w:unhideWhenUsed/>
    <w:rsid w:val="003743E8"/>
    <w:pPr>
      <w:spacing w:after="100"/>
      <w:ind w:left="720" w:firstLine="0"/>
    </w:pPr>
    <w:rPr>
      <w:rFonts w:eastAsia="SimSun"/>
      <w:kern w:val="24"/>
      <w:szCs w:val="24"/>
      <w:lang w:eastAsia="ja-JP"/>
    </w:rPr>
  </w:style>
  <w:style w:type="paragraph" w:styleId="TOC5">
    <w:name w:val="toc 5"/>
    <w:basedOn w:val="Normal"/>
    <w:next w:val="Normal"/>
    <w:autoRedefine/>
    <w:uiPriority w:val="39"/>
    <w:semiHidden/>
    <w:unhideWhenUsed/>
    <w:rsid w:val="003743E8"/>
    <w:pPr>
      <w:spacing w:after="100"/>
      <w:ind w:left="960" w:firstLine="0"/>
    </w:pPr>
    <w:rPr>
      <w:rFonts w:eastAsia="SimSun"/>
      <w:kern w:val="24"/>
      <w:szCs w:val="24"/>
      <w:lang w:eastAsia="ja-JP"/>
    </w:rPr>
  </w:style>
  <w:style w:type="paragraph" w:styleId="TOC6">
    <w:name w:val="toc 6"/>
    <w:basedOn w:val="Normal"/>
    <w:next w:val="Normal"/>
    <w:autoRedefine/>
    <w:uiPriority w:val="39"/>
    <w:semiHidden/>
    <w:unhideWhenUsed/>
    <w:rsid w:val="003743E8"/>
    <w:pPr>
      <w:spacing w:after="100"/>
      <w:ind w:left="1200" w:firstLine="0"/>
    </w:pPr>
    <w:rPr>
      <w:rFonts w:eastAsia="SimSun"/>
      <w:kern w:val="24"/>
      <w:szCs w:val="24"/>
      <w:lang w:eastAsia="ja-JP"/>
    </w:rPr>
  </w:style>
  <w:style w:type="paragraph" w:styleId="TOC7">
    <w:name w:val="toc 7"/>
    <w:basedOn w:val="Normal"/>
    <w:next w:val="Normal"/>
    <w:autoRedefine/>
    <w:uiPriority w:val="39"/>
    <w:semiHidden/>
    <w:unhideWhenUsed/>
    <w:rsid w:val="003743E8"/>
    <w:pPr>
      <w:spacing w:after="100"/>
      <w:ind w:left="1440" w:firstLine="0"/>
    </w:pPr>
    <w:rPr>
      <w:rFonts w:eastAsia="SimSun"/>
      <w:kern w:val="24"/>
      <w:szCs w:val="24"/>
      <w:lang w:eastAsia="ja-JP"/>
    </w:rPr>
  </w:style>
  <w:style w:type="paragraph" w:styleId="TOC8">
    <w:name w:val="toc 8"/>
    <w:basedOn w:val="Normal"/>
    <w:next w:val="Normal"/>
    <w:autoRedefine/>
    <w:uiPriority w:val="39"/>
    <w:semiHidden/>
    <w:unhideWhenUsed/>
    <w:rsid w:val="003743E8"/>
    <w:pPr>
      <w:spacing w:after="100"/>
      <w:ind w:left="1680" w:firstLine="0"/>
    </w:pPr>
    <w:rPr>
      <w:rFonts w:eastAsia="SimSun"/>
      <w:kern w:val="24"/>
      <w:szCs w:val="24"/>
      <w:lang w:eastAsia="ja-JP"/>
    </w:rPr>
  </w:style>
  <w:style w:type="paragraph" w:styleId="TOC9">
    <w:name w:val="toc 9"/>
    <w:basedOn w:val="Normal"/>
    <w:next w:val="Normal"/>
    <w:autoRedefine/>
    <w:uiPriority w:val="39"/>
    <w:semiHidden/>
    <w:unhideWhenUsed/>
    <w:rsid w:val="003743E8"/>
    <w:pPr>
      <w:spacing w:after="100"/>
      <w:ind w:left="1920" w:firstLine="0"/>
    </w:pPr>
    <w:rPr>
      <w:rFonts w:eastAsia="SimSun"/>
      <w:kern w:val="24"/>
      <w:szCs w:val="24"/>
      <w:lang w:eastAsia="ja-JP"/>
    </w:rPr>
  </w:style>
  <w:style w:type="character" w:styleId="EndnoteReference">
    <w:name w:val="endnote reference"/>
    <w:uiPriority w:val="99"/>
    <w:semiHidden/>
    <w:unhideWhenUsed/>
    <w:rsid w:val="003743E8"/>
    <w:rPr>
      <w:vertAlign w:val="superscript"/>
    </w:rPr>
  </w:style>
  <w:style w:type="character" w:styleId="FootnoteReference">
    <w:name w:val="footnote reference"/>
    <w:uiPriority w:val="99"/>
    <w:unhideWhenUsed/>
    <w:qFormat/>
    <w:rsid w:val="003743E8"/>
    <w:rPr>
      <w:vertAlign w:val="superscript"/>
    </w:rPr>
  </w:style>
  <w:style w:type="table" w:customStyle="1" w:styleId="APAReport">
    <w:name w:val="APA Report"/>
    <w:basedOn w:val="TableNormal"/>
    <w:uiPriority w:val="99"/>
    <w:rsid w:val="003743E8"/>
    <w:pPr>
      <w:spacing w:line="240" w:lineRule="auto"/>
      <w:ind w:firstLine="0"/>
    </w:pPr>
    <w:rPr>
      <w:rFonts w:eastAsia="SimSun"/>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3743E8"/>
    <w:pPr>
      <w:spacing w:before="240"/>
      <w:ind w:firstLine="0"/>
      <w:contextualSpacing/>
    </w:pPr>
    <w:rPr>
      <w:rFonts w:eastAsia="SimSun"/>
      <w:kern w:val="24"/>
      <w:szCs w:val="24"/>
      <w:lang w:eastAsia="ja-JP"/>
    </w:rPr>
  </w:style>
  <w:style w:type="paragraph" w:styleId="TOCHeading">
    <w:name w:val="TOC Heading"/>
    <w:basedOn w:val="Heading1"/>
    <w:next w:val="Normal"/>
    <w:uiPriority w:val="38"/>
    <w:unhideWhenUsed/>
    <w:qFormat/>
    <w:rsid w:val="003743E8"/>
    <w:pPr>
      <w:keepNext w:val="0"/>
      <w:keepLines w:val="0"/>
      <w:pageBreakBefore/>
      <w:outlineLvl w:val="9"/>
    </w:pPr>
    <w:rPr>
      <w:rFonts w:eastAsia="SimHei"/>
      <w:b w:val="0"/>
      <w:szCs w:val="32"/>
      <w:lang w:eastAsia="en-US"/>
    </w:rPr>
  </w:style>
  <w:style w:type="paragraph" w:styleId="TOC1">
    <w:name w:val="toc 1"/>
    <w:basedOn w:val="Normal"/>
    <w:next w:val="Normal"/>
    <w:autoRedefine/>
    <w:uiPriority w:val="39"/>
    <w:unhideWhenUsed/>
    <w:rsid w:val="003743E8"/>
    <w:pPr>
      <w:spacing w:after="100"/>
    </w:pPr>
    <w:rPr>
      <w:rFonts w:eastAsia="SimSun"/>
      <w:kern w:val="24"/>
      <w:szCs w:val="24"/>
      <w:lang w:eastAsia="ja-JP"/>
    </w:rPr>
  </w:style>
  <w:style w:type="paragraph" w:styleId="TOC2">
    <w:name w:val="toc 2"/>
    <w:basedOn w:val="Normal"/>
    <w:next w:val="Normal"/>
    <w:autoRedefine/>
    <w:uiPriority w:val="39"/>
    <w:unhideWhenUsed/>
    <w:rsid w:val="003743E8"/>
    <w:pPr>
      <w:spacing w:after="100"/>
      <w:ind w:left="240"/>
    </w:pPr>
    <w:rPr>
      <w:rFonts w:eastAsia="SimSun"/>
      <w:kern w:val="24"/>
      <w:szCs w:val="24"/>
      <w:lang w:eastAsia="ja-JP"/>
    </w:rPr>
  </w:style>
  <w:style w:type="paragraph" w:styleId="TOC3">
    <w:name w:val="toc 3"/>
    <w:basedOn w:val="Normal"/>
    <w:next w:val="Normal"/>
    <w:autoRedefine/>
    <w:uiPriority w:val="39"/>
    <w:unhideWhenUsed/>
    <w:rsid w:val="003743E8"/>
    <w:pPr>
      <w:spacing w:after="100"/>
      <w:ind w:left="480"/>
    </w:pPr>
    <w:rPr>
      <w:rFonts w:eastAsia="SimSun"/>
      <w:kern w:val="24"/>
      <w:szCs w:val="24"/>
      <w:lang w:eastAsia="ja-JP"/>
    </w:rPr>
  </w:style>
  <w:style w:type="character" w:styleId="Hyperlink">
    <w:name w:val="Hyperlink"/>
    <w:uiPriority w:val="99"/>
    <w:unhideWhenUsed/>
    <w:rsid w:val="003743E8"/>
    <w:rPr>
      <w:color w:val="5F5F5F"/>
      <w:u w:val="single"/>
    </w:rPr>
  </w:style>
  <w:style w:type="character" w:styleId="PageNumber">
    <w:name w:val="page number"/>
    <w:uiPriority w:val="99"/>
    <w:semiHidden/>
    <w:unhideWhenUsed/>
    <w:rsid w:val="00374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753">
      <w:bodyDiv w:val="1"/>
      <w:marLeft w:val="0"/>
      <w:marRight w:val="0"/>
      <w:marTop w:val="0"/>
      <w:marBottom w:val="0"/>
      <w:divBdr>
        <w:top w:val="none" w:sz="0" w:space="0" w:color="auto"/>
        <w:left w:val="none" w:sz="0" w:space="0" w:color="auto"/>
        <w:bottom w:val="none" w:sz="0" w:space="0" w:color="auto"/>
        <w:right w:val="none" w:sz="0" w:space="0" w:color="auto"/>
      </w:divBdr>
    </w:div>
    <w:div w:id="38209146">
      <w:bodyDiv w:val="1"/>
      <w:marLeft w:val="0"/>
      <w:marRight w:val="0"/>
      <w:marTop w:val="0"/>
      <w:marBottom w:val="0"/>
      <w:divBdr>
        <w:top w:val="none" w:sz="0" w:space="0" w:color="auto"/>
        <w:left w:val="none" w:sz="0" w:space="0" w:color="auto"/>
        <w:bottom w:val="none" w:sz="0" w:space="0" w:color="auto"/>
        <w:right w:val="none" w:sz="0" w:space="0" w:color="auto"/>
      </w:divBdr>
    </w:div>
    <w:div w:id="57635999">
      <w:bodyDiv w:val="1"/>
      <w:marLeft w:val="0"/>
      <w:marRight w:val="0"/>
      <w:marTop w:val="0"/>
      <w:marBottom w:val="0"/>
      <w:divBdr>
        <w:top w:val="none" w:sz="0" w:space="0" w:color="auto"/>
        <w:left w:val="none" w:sz="0" w:space="0" w:color="auto"/>
        <w:bottom w:val="none" w:sz="0" w:space="0" w:color="auto"/>
        <w:right w:val="none" w:sz="0" w:space="0" w:color="auto"/>
      </w:divBdr>
    </w:div>
    <w:div w:id="88739421">
      <w:bodyDiv w:val="1"/>
      <w:marLeft w:val="0"/>
      <w:marRight w:val="0"/>
      <w:marTop w:val="0"/>
      <w:marBottom w:val="0"/>
      <w:divBdr>
        <w:top w:val="none" w:sz="0" w:space="0" w:color="auto"/>
        <w:left w:val="none" w:sz="0" w:space="0" w:color="auto"/>
        <w:bottom w:val="none" w:sz="0" w:space="0" w:color="auto"/>
        <w:right w:val="none" w:sz="0" w:space="0" w:color="auto"/>
      </w:divBdr>
    </w:div>
    <w:div w:id="12100087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3419609">
      <w:bodyDiv w:val="1"/>
      <w:marLeft w:val="0"/>
      <w:marRight w:val="0"/>
      <w:marTop w:val="0"/>
      <w:marBottom w:val="0"/>
      <w:divBdr>
        <w:top w:val="none" w:sz="0" w:space="0" w:color="auto"/>
        <w:left w:val="none" w:sz="0" w:space="0" w:color="auto"/>
        <w:bottom w:val="none" w:sz="0" w:space="0" w:color="auto"/>
        <w:right w:val="none" w:sz="0" w:space="0" w:color="auto"/>
      </w:divBdr>
    </w:div>
    <w:div w:id="20915318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8555700">
      <w:bodyDiv w:val="1"/>
      <w:marLeft w:val="0"/>
      <w:marRight w:val="0"/>
      <w:marTop w:val="0"/>
      <w:marBottom w:val="0"/>
      <w:divBdr>
        <w:top w:val="none" w:sz="0" w:space="0" w:color="auto"/>
        <w:left w:val="none" w:sz="0" w:space="0" w:color="auto"/>
        <w:bottom w:val="none" w:sz="0" w:space="0" w:color="auto"/>
        <w:right w:val="none" w:sz="0" w:space="0" w:color="auto"/>
      </w:divBdr>
    </w:div>
    <w:div w:id="30455009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8217854">
      <w:bodyDiv w:val="1"/>
      <w:marLeft w:val="0"/>
      <w:marRight w:val="0"/>
      <w:marTop w:val="0"/>
      <w:marBottom w:val="0"/>
      <w:divBdr>
        <w:top w:val="none" w:sz="0" w:space="0" w:color="auto"/>
        <w:left w:val="none" w:sz="0" w:space="0" w:color="auto"/>
        <w:bottom w:val="none" w:sz="0" w:space="0" w:color="auto"/>
        <w:right w:val="none" w:sz="0" w:space="0" w:color="auto"/>
      </w:divBdr>
    </w:div>
    <w:div w:id="338428116">
      <w:bodyDiv w:val="1"/>
      <w:marLeft w:val="0"/>
      <w:marRight w:val="0"/>
      <w:marTop w:val="0"/>
      <w:marBottom w:val="0"/>
      <w:divBdr>
        <w:top w:val="none" w:sz="0" w:space="0" w:color="auto"/>
        <w:left w:val="none" w:sz="0" w:space="0" w:color="auto"/>
        <w:bottom w:val="none" w:sz="0" w:space="0" w:color="auto"/>
        <w:right w:val="none" w:sz="0" w:space="0" w:color="auto"/>
      </w:divBdr>
    </w:div>
    <w:div w:id="35508063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4090106">
      <w:bodyDiv w:val="1"/>
      <w:marLeft w:val="0"/>
      <w:marRight w:val="0"/>
      <w:marTop w:val="0"/>
      <w:marBottom w:val="0"/>
      <w:divBdr>
        <w:top w:val="none" w:sz="0" w:space="0" w:color="auto"/>
        <w:left w:val="none" w:sz="0" w:space="0" w:color="auto"/>
        <w:bottom w:val="none" w:sz="0" w:space="0" w:color="auto"/>
        <w:right w:val="none" w:sz="0" w:space="0" w:color="auto"/>
      </w:divBdr>
    </w:div>
    <w:div w:id="379987472">
      <w:bodyDiv w:val="1"/>
      <w:marLeft w:val="0"/>
      <w:marRight w:val="0"/>
      <w:marTop w:val="0"/>
      <w:marBottom w:val="0"/>
      <w:divBdr>
        <w:top w:val="none" w:sz="0" w:space="0" w:color="auto"/>
        <w:left w:val="none" w:sz="0" w:space="0" w:color="auto"/>
        <w:bottom w:val="none" w:sz="0" w:space="0" w:color="auto"/>
        <w:right w:val="none" w:sz="0" w:space="0" w:color="auto"/>
      </w:divBdr>
    </w:div>
    <w:div w:id="45071221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6648230">
      <w:bodyDiv w:val="1"/>
      <w:marLeft w:val="0"/>
      <w:marRight w:val="0"/>
      <w:marTop w:val="0"/>
      <w:marBottom w:val="0"/>
      <w:divBdr>
        <w:top w:val="none" w:sz="0" w:space="0" w:color="auto"/>
        <w:left w:val="none" w:sz="0" w:space="0" w:color="auto"/>
        <w:bottom w:val="none" w:sz="0" w:space="0" w:color="auto"/>
        <w:right w:val="none" w:sz="0" w:space="0" w:color="auto"/>
      </w:divBdr>
    </w:div>
    <w:div w:id="557011080">
      <w:bodyDiv w:val="1"/>
      <w:marLeft w:val="0"/>
      <w:marRight w:val="0"/>
      <w:marTop w:val="0"/>
      <w:marBottom w:val="0"/>
      <w:divBdr>
        <w:top w:val="none" w:sz="0" w:space="0" w:color="auto"/>
        <w:left w:val="none" w:sz="0" w:space="0" w:color="auto"/>
        <w:bottom w:val="none" w:sz="0" w:space="0" w:color="auto"/>
        <w:right w:val="none" w:sz="0" w:space="0" w:color="auto"/>
      </w:divBdr>
    </w:div>
    <w:div w:id="565801063">
      <w:bodyDiv w:val="1"/>
      <w:marLeft w:val="0"/>
      <w:marRight w:val="0"/>
      <w:marTop w:val="0"/>
      <w:marBottom w:val="0"/>
      <w:divBdr>
        <w:top w:val="none" w:sz="0" w:space="0" w:color="auto"/>
        <w:left w:val="none" w:sz="0" w:space="0" w:color="auto"/>
        <w:bottom w:val="none" w:sz="0" w:space="0" w:color="auto"/>
        <w:right w:val="none" w:sz="0" w:space="0" w:color="auto"/>
      </w:divBdr>
    </w:div>
    <w:div w:id="587661516">
      <w:bodyDiv w:val="1"/>
      <w:marLeft w:val="0"/>
      <w:marRight w:val="0"/>
      <w:marTop w:val="0"/>
      <w:marBottom w:val="0"/>
      <w:divBdr>
        <w:top w:val="none" w:sz="0" w:space="0" w:color="auto"/>
        <w:left w:val="none" w:sz="0" w:space="0" w:color="auto"/>
        <w:bottom w:val="none" w:sz="0" w:space="0" w:color="auto"/>
        <w:right w:val="none" w:sz="0" w:space="0" w:color="auto"/>
      </w:divBdr>
    </w:div>
    <w:div w:id="61795513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49941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77151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8797474">
      <w:bodyDiv w:val="1"/>
      <w:marLeft w:val="0"/>
      <w:marRight w:val="0"/>
      <w:marTop w:val="0"/>
      <w:marBottom w:val="0"/>
      <w:divBdr>
        <w:top w:val="none" w:sz="0" w:space="0" w:color="auto"/>
        <w:left w:val="none" w:sz="0" w:space="0" w:color="auto"/>
        <w:bottom w:val="none" w:sz="0" w:space="0" w:color="auto"/>
        <w:right w:val="none" w:sz="0" w:space="0" w:color="auto"/>
      </w:divBdr>
    </w:div>
    <w:div w:id="727533876">
      <w:bodyDiv w:val="1"/>
      <w:marLeft w:val="0"/>
      <w:marRight w:val="0"/>
      <w:marTop w:val="0"/>
      <w:marBottom w:val="0"/>
      <w:divBdr>
        <w:top w:val="none" w:sz="0" w:space="0" w:color="auto"/>
        <w:left w:val="none" w:sz="0" w:space="0" w:color="auto"/>
        <w:bottom w:val="none" w:sz="0" w:space="0" w:color="auto"/>
        <w:right w:val="none" w:sz="0" w:space="0" w:color="auto"/>
      </w:divBdr>
    </w:div>
    <w:div w:id="757286945">
      <w:bodyDiv w:val="1"/>
      <w:marLeft w:val="0"/>
      <w:marRight w:val="0"/>
      <w:marTop w:val="0"/>
      <w:marBottom w:val="0"/>
      <w:divBdr>
        <w:top w:val="none" w:sz="0" w:space="0" w:color="auto"/>
        <w:left w:val="none" w:sz="0" w:space="0" w:color="auto"/>
        <w:bottom w:val="none" w:sz="0" w:space="0" w:color="auto"/>
        <w:right w:val="none" w:sz="0" w:space="0" w:color="auto"/>
      </w:divBdr>
    </w:div>
    <w:div w:id="766459215">
      <w:bodyDiv w:val="1"/>
      <w:marLeft w:val="0"/>
      <w:marRight w:val="0"/>
      <w:marTop w:val="0"/>
      <w:marBottom w:val="0"/>
      <w:divBdr>
        <w:top w:val="none" w:sz="0" w:space="0" w:color="auto"/>
        <w:left w:val="none" w:sz="0" w:space="0" w:color="auto"/>
        <w:bottom w:val="none" w:sz="0" w:space="0" w:color="auto"/>
        <w:right w:val="none" w:sz="0" w:space="0" w:color="auto"/>
      </w:divBdr>
    </w:div>
    <w:div w:id="831411058">
      <w:bodyDiv w:val="1"/>
      <w:marLeft w:val="0"/>
      <w:marRight w:val="0"/>
      <w:marTop w:val="0"/>
      <w:marBottom w:val="0"/>
      <w:divBdr>
        <w:top w:val="none" w:sz="0" w:space="0" w:color="auto"/>
        <w:left w:val="none" w:sz="0" w:space="0" w:color="auto"/>
        <w:bottom w:val="none" w:sz="0" w:space="0" w:color="auto"/>
        <w:right w:val="none" w:sz="0" w:space="0" w:color="auto"/>
      </w:divBdr>
    </w:div>
    <w:div w:id="894969064">
      <w:bodyDiv w:val="1"/>
      <w:marLeft w:val="0"/>
      <w:marRight w:val="0"/>
      <w:marTop w:val="0"/>
      <w:marBottom w:val="0"/>
      <w:divBdr>
        <w:top w:val="none" w:sz="0" w:space="0" w:color="auto"/>
        <w:left w:val="none" w:sz="0" w:space="0" w:color="auto"/>
        <w:bottom w:val="none" w:sz="0" w:space="0" w:color="auto"/>
        <w:right w:val="none" w:sz="0" w:space="0" w:color="auto"/>
      </w:divBdr>
    </w:div>
    <w:div w:id="940257428">
      <w:bodyDiv w:val="1"/>
      <w:marLeft w:val="0"/>
      <w:marRight w:val="0"/>
      <w:marTop w:val="0"/>
      <w:marBottom w:val="0"/>
      <w:divBdr>
        <w:top w:val="none" w:sz="0" w:space="0" w:color="auto"/>
        <w:left w:val="none" w:sz="0" w:space="0" w:color="auto"/>
        <w:bottom w:val="none" w:sz="0" w:space="0" w:color="auto"/>
        <w:right w:val="none" w:sz="0" w:space="0" w:color="auto"/>
      </w:divBdr>
    </w:div>
    <w:div w:id="950742024">
      <w:bodyDiv w:val="1"/>
      <w:marLeft w:val="0"/>
      <w:marRight w:val="0"/>
      <w:marTop w:val="0"/>
      <w:marBottom w:val="0"/>
      <w:divBdr>
        <w:top w:val="none" w:sz="0" w:space="0" w:color="auto"/>
        <w:left w:val="none" w:sz="0" w:space="0" w:color="auto"/>
        <w:bottom w:val="none" w:sz="0" w:space="0" w:color="auto"/>
        <w:right w:val="none" w:sz="0" w:space="0" w:color="auto"/>
      </w:divBdr>
    </w:div>
    <w:div w:id="989865167">
      <w:bodyDiv w:val="1"/>
      <w:marLeft w:val="0"/>
      <w:marRight w:val="0"/>
      <w:marTop w:val="0"/>
      <w:marBottom w:val="0"/>
      <w:divBdr>
        <w:top w:val="none" w:sz="0" w:space="0" w:color="auto"/>
        <w:left w:val="none" w:sz="0" w:space="0" w:color="auto"/>
        <w:bottom w:val="none" w:sz="0" w:space="0" w:color="auto"/>
        <w:right w:val="none" w:sz="0" w:space="0" w:color="auto"/>
      </w:divBdr>
    </w:div>
    <w:div w:id="1014919979">
      <w:bodyDiv w:val="1"/>
      <w:marLeft w:val="0"/>
      <w:marRight w:val="0"/>
      <w:marTop w:val="0"/>
      <w:marBottom w:val="0"/>
      <w:divBdr>
        <w:top w:val="none" w:sz="0" w:space="0" w:color="auto"/>
        <w:left w:val="none" w:sz="0" w:space="0" w:color="auto"/>
        <w:bottom w:val="none" w:sz="0" w:space="0" w:color="auto"/>
        <w:right w:val="none" w:sz="0" w:space="0" w:color="auto"/>
      </w:divBdr>
    </w:div>
    <w:div w:id="101780547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6613386">
      <w:bodyDiv w:val="1"/>
      <w:marLeft w:val="0"/>
      <w:marRight w:val="0"/>
      <w:marTop w:val="0"/>
      <w:marBottom w:val="0"/>
      <w:divBdr>
        <w:top w:val="none" w:sz="0" w:space="0" w:color="auto"/>
        <w:left w:val="none" w:sz="0" w:space="0" w:color="auto"/>
        <w:bottom w:val="none" w:sz="0" w:space="0" w:color="auto"/>
        <w:right w:val="none" w:sz="0" w:space="0" w:color="auto"/>
      </w:divBdr>
    </w:div>
    <w:div w:id="1036854480">
      <w:bodyDiv w:val="1"/>
      <w:marLeft w:val="0"/>
      <w:marRight w:val="0"/>
      <w:marTop w:val="0"/>
      <w:marBottom w:val="0"/>
      <w:divBdr>
        <w:top w:val="none" w:sz="0" w:space="0" w:color="auto"/>
        <w:left w:val="none" w:sz="0" w:space="0" w:color="auto"/>
        <w:bottom w:val="none" w:sz="0" w:space="0" w:color="auto"/>
        <w:right w:val="none" w:sz="0" w:space="0" w:color="auto"/>
      </w:divBdr>
    </w:div>
    <w:div w:id="1039090978">
      <w:bodyDiv w:val="1"/>
      <w:marLeft w:val="0"/>
      <w:marRight w:val="0"/>
      <w:marTop w:val="0"/>
      <w:marBottom w:val="0"/>
      <w:divBdr>
        <w:top w:val="none" w:sz="0" w:space="0" w:color="auto"/>
        <w:left w:val="none" w:sz="0" w:space="0" w:color="auto"/>
        <w:bottom w:val="none" w:sz="0" w:space="0" w:color="auto"/>
        <w:right w:val="none" w:sz="0" w:space="0" w:color="auto"/>
      </w:divBdr>
    </w:div>
    <w:div w:id="113857114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723251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816514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9931789">
      <w:bodyDiv w:val="1"/>
      <w:marLeft w:val="0"/>
      <w:marRight w:val="0"/>
      <w:marTop w:val="0"/>
      <w:marBottom w:val="0"/>
      <w:divBdr>
        <w:top w:val="none" w:sz="0" w:space="0" w:color="auto"/>
        <w:left w:val="none" w:sz="0" w:space="0" w:color="auto"/>
        <w:bottom w:val="none" w:sz="0" w:space="0" w:color="auto"/>
        <w:right w:val="none" w:sz="0" w:space="0" w:color="auto"/>
      </w:divBdr>
    </w:div>
    <w:div w:id="1431973374">
      <w:bodyDiv w:val="1"/>
      <w:marLeft w:val="0"/>
      <w:marRight w:val="0"/>
      <w:marTop w:val="0"/>
      <w:marBottom w:val="0"/>
      <w:divBdr>
        <w:top w:val="none" w:sz="0" w:space="0" w:color="auto"/>
        <w:left w:val="none" w:sz="0" w:space="0" w:color="auto"/>
        <w:bottom w:val="none" w:sz="0" w:space="0" w:color="auto"/>
        <w:right w:val="none" w:sz="0" w:space="0" w:color="auto"/>
      </w:divBdr>
    </w:div>
    <w:div w:id="144704343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065478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965886">
      <w:bodyDiv w:val="1"/>
      <w:marLeft w:val="0"/>
      <w:marRight w:val="0"/>
      <w:marTop w:val="0"/>
      <w:marBottom w:val="0"/>
      <w:divBdr>
        <w:top w:val="none" w:sz="0" w:space="0" w:color="auto"/>
        <w:left w:val="none" w:sz="0" w:space="0" w:color="auto"/>
        <w:bottom w:val="none" w:sz="0" w:space="0" w:color="auto"/>
        <w:right w:val="none" w:sz="0" w:space="0" w:color="auto"/>
      </w:divBdr>
    </w:div>
    <w:div w:id="1519730593">
      <w:bodyDiv w:val="1"/>
      <w:marLeft w:val="0"/>
      <w:marRight w:val="0"/>
      <w:marTop w:val="0"/>
      <w:marBottom w:val="0"/>
      <w:divBdr>
        <w:top w:val="none" w:sz="0" w:space="0" w:color="auto"/>
        <w:left w:val="none" w:sz="0" w:space="0" w:color="auto"/>
        <w:bottom w:val="none" w:sz="0" w:space="0" w:color="auto"/>
        <w:right w:val="none" w:sz="0" w:space="0" w:color="auto"/>
      </w:divBdr>
    </w:div>
    <w:div w:id="1537547571">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004237">
      <w:bodyDiv w:val="1"/>
      <w:marLeft w:val="0"/>
      <w:marRight w:val="0"/>
      <w:marTop w:val="0"/>
      <w:marBottom w:val="0"/>
      <w:divBdr>
        <w:top w:val="none" w:sz="0" w:space="0" w:color="auto"/>
        <w:left w:val="none" w:sz="0" w:space="0" w:color="auto"/>
        <w:bottom w:val="none" w:sz="0" w:space="0" w:color="auto"/>
        <w:right w:val="none" w:sz="0" w:space="0" w:color="auto"/>
      </w:divBdr>
    </w:div>
    <w:div w:id="1586301208">
      <w:bodyDiv w:val="1"/>
      <w:marLeft w:val="0"/>
      <w:marRight w:val="0"/>
      <w:marTop w:val="0"/>
      <w:marBottom w:val="0"/>
      <w:divBdr>
        <w:top w:val="none" w:sz="0" w:space="0" w:color="auto"/>
        <w:left w:val="none" w:sz="0" w:space="0" w:color="auto"/>
        <w:bottom w:val="none" w:sz="0" w:space="0" w:color="auto"/>
        <w:right w:val="none" w:sz="0" w:space="0" w:color="auto"/>
      </w:divBdr>
    </w:div>
    <w:div w:id="1601252949">
      <w:bodyDiv w:val="1"/>
      <w:marLeft w:val="0"/>
      <w:marRight w:val="0"/>
      <w:marTop w:val="0"/>
      <w:marBottom w:val="0"/>
      <w:divBdr>
        <w:top w:val="none" w:sz="0" w:space="0" w:color="auto"/>
        <w:left w:val="none" w:sz="0" w:space="0" w:color="auto"/>
        <w:bottom w:val="none" w:sz="0" w:space="0" w:color="auto"/>
        <w:right w:val="none" w:sz="0" w:space="0" w:color="auto"/>
      </w:divBdr>
    </w:div>
    <w:div w:id="1611620714">
      <w:bodyDiv w:val="1"/>
      <w:marLeft w:val="0"/>
      <w:marRight w:val="0"/>
      <w:marTop w:val="0"/>
      <w:marBottom w:val="0"/>
      <w:divBdr>
        <w:top w:val="none" w:sz="0" w:space="0" w:color="auto"/>
        <w:left w:val="none" w:sz="0" w:space="0" w:color="auto"/>
        <w:bottom w:val="none" w:sz="0" w:space="0" w:color="auto"/>
        <w:right w:val="none" w:sz="0" w:space="0" w:color="auto"/>
      </w:divBdr>
    </w:div>
    <w:div w:id="1640694063">
      <w:bodyDiv w:val="1"/>
      <w:marLeft w:val="0"/>
      <w:marRight w:val="0"/>
      <w:marTop w:val="0"/>
      <w:marBottom w:val="0"/>
      <w:divBdr>
        <w:top w:val="none" w:sz="0" w:space="0" w:color="auto"/>
        <w:left w:val="none" w:sz="0" w:space="0" w:color="auto"/>
        <w:bottom w:val="none" w:sz="0" w:space="0" w:color="auto"/>
        <w:right w:val="none" w:sz="0" w:space="0" w:color="auto"/>
      </w:divBdr>
    </w:div>
    <w:div w:id="1642805829">
      <w:bodyDiv w:val="1"/>
      <w:marLeft w:val="0"/>
      <w:marRight w:val="0"/>
      <w:marTop w:val="0"/>
      <w:marBottom w:val="0"/>
      <w:divBdr>
        <w:top w:val="none" w:sz="0" w:space="0" w:color="auto"/>
        <w:left w:val="none" w:sz="0" w:space="0" w:color="auto"/>
        <w:bottom w:val="none" w:sz="0" w:space="0" w:color="auto"/>
        <w:right w:val="none" w:sz="0" w:space="0" w:color="auto"/>
      </w:divBdr>
    </w:div>
    <w:div w:id="1674335950">
      <w:bodyDiv w:val="1"/>
      <w:marLeft w:val="0"/>
      <w:marRight w:val="0"/>
      <w:marTop w:val="0"/>
      <w:marBottom w:val="0"/>
      <w:divBdr>
        <w:top w:val="none" w:sz="0" w:space="0" w:color="auto"/>
        <w:left w:val="none" w:sz="0" w:space="0" w:color="auto"/>
        <w:bottom w:val="none" w:sz="0" w:space="0" w:color="auto"/>
        <w:right w:val="none" w:sz="0" w:space="0" w:color="auto"/>
      </w:divBdr>
    </w:div>
    <w:div w:id="1699501927">
      <w:bodyDiv w:val="1"/>
      <w:marLeft w:val="0"/>
      <w:marRight w:val="0"/>
      <w:marTop w:val="0"/>
      <w:marBottom w:val="0"/>
      <w:divBdr>
        <w:top w:val="none" w:sz="0" w:space="0" w:color="auto"/>
        <w:left w:val="none" w:sz="0" w:space="0" w:color="auto"/>
        <w:bottom w:val="none" w:sz="0" w:space="0" w:color="auto"/>
        <w:right w:val="none" w:sz="0" w:space="0" w:color="auto"/>
      </w:divBdr>
    </w:div>
    <w:div w:id="170302093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6711296">
      <w:bodyDiv w:val="1"/>
      <w:marLeft w:val="0"/>
      <w:marRight w:val="0"/>
      <w:marTop w:val="0"/>
      <w:marBottom w:val="0"/>
      <w:divBdr>
        <w:top w:val="none" w:sz="0" w:space="0" w:color="auto"/>
        <w:left w:val="none" w:sz="0" w:space="0" w:color="auto"/>
        <w:bottom w:val="none" w:sz="0" w:space="0" w:color="auto"/>
        <w:right w:val="none" w:sz="0" w:space="0" w:color="auto"/>
      </w:divBdr>
    </w:div>
    <w:div w:id="178364678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456528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4080059">
      <w:bodyDiv w:val="1"/>
      <w:marLeft w:val="0"/>
      <w:marRight w:val="0"/>
      <w:marTop w:val="0"/>
      <w:marBottom w:val="0"/>
      <w:divBdr>
        <w:top w:val="none" w:sz="0" w:space="0" w:color="auto"/>
        <w:left w:val="none" w:sz="0" w:space="0" w:color="auto"/>
        <w:bottom w:val="none" w:sz="0" w:space="0" w:color="auto"/>
        <w:right w:val="none" w:sz="0" w:space="0" w:color="auto"/>
      </w:divBdr>
    </w:div>
    <w:div w:id="1879927780">
      <w:bodyDiv w:val="1"/>
      <w:marLeft w:val="0"/>
      <w:marRight w:val="0"/>
      <w:marTop w:val="0"/>
      <w:marBottom w:val="0"/>
      <w:divBdr>
        <w:top w:val="none" w:sz="0" w:space="0" w:color="auto"/>
        <w:left w:val="none" w:sz="0" w:space="0" w:color="auto"/>
        <w:bottom w:val="none" w:sz="0" w:space="0" w:color="auto"/>
        <w:right w:val="none" w:sz="0" w:space="0" w:color="auto"/>
      </w:divBdr>
    </w:div>
    <w:div w:id="1904099668">
      <w:bodyDiv w:val="1"/>
      <w:marLeft w:val="0"/>
      <w:marRight w:val="0"/>
      <w:marTop w:val="0"/>
      <w:marBottom w:val="0"/>
      <w:divBdr>
        <w:top w:val="none" w:sz="0" w:space="0" w:color="auto"/>
        <w:left w:val="none" w:sz="0" w:space="0" w:color="auto"/>
        <w:bottom w:val="none" w:sz="0" w:space="0" w:color="auto"/>
        <w:right w:val="none" w:sz="0" w:space="0" w:color="auto"/>
      </w:divBdr>
    </w:div>
    <w:div w:id="1931281101">
      <w:bodyDiv w:val="1"/>
      <w:marLeft w:val="0"/>
      <w:marRight w:val="0"/>
      <w:marTop w:val="0"/>
      <w:marBottom w:val="0"/>
      <w:divBdr>
        <w:top w:val="none" w:sz="0" w:space="0" w:color="auto"/>
        <w:left w:val="none" w:sz="0" w:space="0" w:color="auto"/>
        <w:bottom w:val="none" w:sz="0" w:space="0" w:color="auto"/>
        <w:right w:val="none" w:sz="0" w:space="0" w:color="auto"/>
      </w:divBdr>
    </w:div>
    <w:div w:id="195147048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849957">
      <w:bodyDiv w:val="1"/>
      <w:marLeft w:val="0"/>
      <w:marRight w:val="0"/>
      <w:marTop w:val="0"/>
      <w:marBottom w:val="0"/>
      <w:divBdr>
        <w:top w:val="none" w:sz="0" w:space="0" w:color="auto"/>
        <w:left w:val="none" w:sz="0" w:space="0" w:color="auto"/>
        <w:bottom w:val="none" w:sz="0" w:space="0" w:color="auto"/>
        <w:right w:val="none" w:sz="0" w:space="0" w:color="auto"/>
      </w:divBdr>
    </w:div>
    <w:div w:id="2028097420">
      <w:bodyDiv w:val="1"/>
      <w:marLeft w:val="0"/>
      <w:marRight w:val="0"/>
      <w:marTop w:val="0"/>
      <w:marBottom w:val="0"/>
      <w:divBdr>
        <w:top w:val="none" w:sz="0" w:space="0" w:color="auto"/>
        <w:left w:val="none" w:sz="0" w:space="0" w:color="auto"/>
        <w:bottom w:val="none" w:sz="0" w:space="0" w:color="auto"/>
        <w:right w:val="none" w:sz="0" w:space="0" w:color="auto"/>
      </w:divBdr>
    </w:div>
    <w:div w:id="2050642561">
      <w:bodyDiv w:val="1"/>
      <w:marLeft w:val="0"/>
      <w:marRight w:val="0"/>
      <w:marTop w:val="0"/>
      <w:marBottom w:val="0"/>
      <w:divBdr>
        <w:top w:val="none" w:sz="0" w:space="0" w:color="auto"/>
        <w:left w:val="none" w:sz="0" w:space="0" w:color="auto"/>
        <w:bottom w:val="none" w:sz="0" w:space="0" w:color="auto"/>
        <w:right w:val="none" w:sz="0" w:space="0" w:color="auto"/>
      </w:divBdr>
    </w:div>
    <w:div w:id="2071003557">
      <w:bodyDiv w:val="1"/>
      <w:marLeft w:val="0"/>
      <w:marRight w:val="0"/>
      <w:marTop w:val="0"/>
      <w:marBottom w:val="0"/>
      <w:divBdr>
        <w:top w:val="none" w:sz="0" w:space="0" w:color="auto"/>
        <w:left w:val="none" w:sz="0" w:space="0" w:color="auto"/>
        <w:bottom w:val="none" w:sz="0" w:space="0" w:color="auto"/>
        <w:right w:val="none" w:sz="0" w:space="0" w:color="auto"/>
      </w:divBdr>
    </w:div>
    <w:div w:id="207863149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1756146">
      <w:bodyDiv w:val="1"/>
      <w:marLeft w:val="0"/>
      <w:marRight w:val="0"/>
      <w:marTop w:val="0"/>
      <w:marBottom w:val="0"/>
      <w:divBdr>
        <w:top w:val="none" w:sz="0" w:space="0" w:color="auto"/>
        <w:left w:val="none" w:sz="0" w:space="0" w:color="auto"/>
        <w:bottom w:val="none" w:sz="0" w:space="0" w:color="auto"/>
        <w:right w:val="none" w:sz="0" w:space="0" w:color="auto"/>
      </w:divBdr>
    </w:div>
    <w:div w:id="2112239101">
      <w:bodyDiv w:val="1"/>
      <w:marLeft w:val="0"/>
      <w:marRight w:val="0"/>
      <w:marTop w:val="0"/>
      <w:marBottom w:val="0"/>
      <w:divBdr>
        <w:top w:val="none" w:sz="0" w:space="0" w:color="auto"/>
        <w:left w:val="none" w:sz="0" w:space="0" w:color="auto"/>
        <w:bottom w:val="none" w:sz="0" w:space="0" w:color="auto"/>
        <w:right w:val="none" w:sz="0" w:space="0" w:color="auto"/>
      </w:divBdr>
    </w:div>
    <w:div w:id="2121803120">
      <w:bodyDiv w:val="1"/>
      <w:marLeft w:val="0"/>
      <w:marRight w:val="0"/>
      <w:marTop w:val="0"/>
      <w:marBottom w:val="0"/>
      <w:divBdr>
        <w:top w:val="none" w:sz="0" w:space="0" w:color="auto"/>
        <w:left w:val="none" w:sz="0" w:space="0" w:color="auto"/>
        <w:bottom w:val="none" w:sz="0" w:space="0" w:color="auto"/>
        <w:right w:val="none" w:sz="0" w:space="0" w:color="auto"/>
      </w:divBdr>
    </w:div>
    <w:div w:id="2134445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unyichu@mit.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EA308C64-35F3-5741-B754-839C2CC99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48</Pages>
  <Words>12693</Words>
  <Characters>72354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Chu</dc:creator>
  <cp:keywords/>
  <dc:description/>
  <cp:lastModifiedBy>Junyi Chu</cp:lastModifiedBy>
  <cp:revision>12</cp:revision>
  <dcterms:created xsi:type="dcterms:W3CDTF">2020-02-25T16:26:00Z</dcterms:created>
  <dcterms:modified xsi:type="dcterms:W3CDTF">2020-02-26T18:25:00Z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http://www.zotero.org/styles/cognition</vt:lpwstr>
  </property>
  <property fmtid="{D5CDD505-2E9C-101B-9397-08002B2CF9AE}" pid="14" name="Mendeley Recent Style Name 5_1">
    <vt:lpwstr>Cognition</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http://www.zotero.org/styles/journal-of-experimental-child-psychology</vt:lpwstr>
  </property>
  <property fmtid="{D5CDD505-2E9C-101B-9397-08002B2CF9AE}" pid="18" name="Mendeley Recent Style Name 7_1">
    <vt:lpwstr>Journal of Experimental Child Psychology</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